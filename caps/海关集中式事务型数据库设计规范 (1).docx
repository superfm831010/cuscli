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676" w:rsidRDefault="00F45B85">
      <w:pPr>
        <w:pStyle w:val="afff2"/>
        <w:ind w:firstLineChars="0" w:firstLine="0"/>
        <w:rPr>
          <w:rFonts w:ascii="方正黑体_GBK" w:eastAsia="方正黑体_GBK" w:cs="方正黑体_GBK"/>
          <w:sz w:val="32"/>
          <w:szCs w:val="32"/>
        </w:rPr>
      </w:pPr>
      <w:r>
        <w:rPr>
          <w:rFonts w:ascii="方正黑体_GBK" w:eastAsia="方正黑体_GBK" w:cs="方正黑体_GBK" w:hint="eastAsia"/>
          <w:sz w:val="32"/>
          <w:szCs w:val="32"/>
        </w:rPr>
        <w:t>附件</w:t>
      </w:r>
    </w:p>
    <w:p w:rsidR="00C93676" w:rsidRDefault="00F45B85">
      <w:pPr>
        <w:pStyle w:val="afff2"/>
        <w:ind w:firstLineChars="0" w:firstLine="0"/>
        <w:rPr>
          <w:rFonts w:ascii="黑体" w:eastAsia="黑体"/>
          <w:sz w:val="28"/>
        </w:rPr>
        <w:sectPr w:rsidR="00C93676">
          <w:footerReference w:type="even" r:id="rId9"/>
          <w:footerReference w:type="default" r:id="rId10"/>
          <w:footerReference w:type="first" r:id="rId11"/>
          <w:pgSz w:w="11906" w:h="16838"/>
          <w:pgMar w:top="567" w:right="1134" w:bottom="1134" w:left="1418" w:header="1418" w:footer="1134" w:gutter="0"/>
          <w:pgNumType w:fmt="upperRoman" w:start="1"/>
          <w:cols w:space="720"/>
          <w:formProt w:val="0"/>
          <w:docGrid w:type="lines" w:linePitch="312"/>
        </w:sectPr>
      </w:pPr>
      <w:r>
        <w:rPr>
          <w:rFonts w:ascii="黑体" w:eastAsia="黑体" w:hint="eastAsia"/>
          <w:noProof/>
          <w:sz w:val="48"/>
          <w:szCs w:val="48"/>
        </w:rPr>
        <mc:AlternateContent>
          <mc:Choice Requires="wps">
            <w:drawing>
              <wp:anchor distT="0" distB="0" distL="85090" distR="85090" simplePos="0" relativeHeight="251659264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3189605</wp:posOffset>
                </wp:positionV>
                <wp:extent cx="4867275" cy="1384935"/>
                <wp:effectExtent l="0" t="0" r="9525" b="5715"/>
                <wp:wrapSquare wrapText="bothSides"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75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:rsidR="00C93676" w:rsidRDefault="00F45B85">
                            <w:pPr>
                              <w:pStyle w:val="afff2"/>
                              <w:ind w:firstLineChars="0" w:firstLine="0"/>
                              <w:jc w:val="center"/>
                              <w:rPr>
                                <w:rFonts w:ascii="方正小标宋_GBK" w:eastAsia="方正小标宋_GBK" w:cs="方正小标宋_GB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方正小标宋_GBK" w:eastAsia="方正小标宋_GBK" w:cs="方正小标宋_GBK" w:hint="eastAsia"/>
                                <w:sz w:val="48"/>
                                <w:szCs w:val="48"/>
                              </w:rPr>
                              <w:t>海关集中式事务型数据库设计规范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.35pt;margin-top:251.15pt;width:383.25pt;height:109.05pt;z-index:251659264;visibility:visible;mso-wrap-style:square;mso-wrap-distance-left:6.7pt;mso-wrap-distance-top:0;mso-wrap-distance-right:6.7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" stroked="f">
                <v:textbox>
                  <w:txbxContent>
                    <w:p w:rsidR="00C93676" w:rsidRDefault="00F45B85">
                      <w:pPr>
                        <w:pStyle w:val="afff2"/>
                        <w:ind w:firstLineChars="0" w:firstLine="0"/>
                        <w:jc w:val="center"/>
                        <w:rPr>
                          <w:rFonts w:ascii="方正小标宋_GBK" w:eastAsia="方正小标宋_GBK" w:cs="方正小标宋_GBK"/>
                          <w:sz w:val="48"/>
                          <w:szCs w:val="48"/>
                        </w:rPr>
                      </w:pPr>
                      <w:r>
                        <w:rPr>
                          <w:rFonts w:ascii="方正小标宋_GBK" w:eastAsia="方正小标宋_GBK" w:cs="方正小标宋_GBK" w:hint="eastAsia"/>
                          <w:sz w:val="48"/>
                          <w:szCs w:val="48"/>
                        </w:rPr>
                        <w:t>海关集中式事务型数据库设计规范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93676" w:rsidRDefault="00F45B85">
      <w:pPr>
        <w:pStyle w:val="44"/>
      </w:pPr>
      <w:bookmarkStart w:id="0" w:name="_Toc85212470"/>
      <w:r>
        <w:rPr>
          <w:rFonts w:hint="eastAsia"/>
        </w:rPr>
        <w:lastRenderedPageBreak/>
        <w:t>目</w:t>
      </w:r>
      <w:r>
        <w:t>  </w:t>
      </w:r>
      <w:bookmarkEnd w:id="0"/>
      <w:r>
        <w:t>录</w:t>
      </w:r>
    </w:p>
    <w:p w:rsidR="00C93676" w:rsidRDefault="00F45B85">
      <w:pPr>
        <w:pStyle w:val="10"/>
        <w:tabs>
          <w:tab w:val="right" w:leader="dot" w:pos="9353"/>
        </w:tabs>
        <w:spacing w:before="78" w:after="78"/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85212470" w:history="1">
        <w:r>
          <w:rPr>
            <w:rFonts w:hint="eastAsia"/>
          </w:rPr>
          <w:t>目</w:t>
        </w:r>
        <w:r>
          <w:t>  </w:t>
        </w:r>
        <w:r>
          <w:rPr>
            <w:rFonts w:hint="eastAsia"/>
          </w:rPr>
          <w:t>次</w:t>
        </w:r>
        <w:r>
          <w:tab/>
        </w:r>
        <w:r>
          <w:fldChar w:fldCharType="begin"/>
        </w:r>
        <w:r>
          <w:instrText>PageRef _Toc85212470 \h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C93676" w:rsidRDefault="00F45B85">
      <w:pPr>
        <w:pStyle w:val="21"/>
        <w:tabs>
          <w:tab w:val="right" w:leader="dot" w:pos="9353"/>
        </w:tabs>
      </w:pPr>
      <w:hyperlink w:anchor="_Toc85212471" w:history="1">
        <w:r>
          <w:rPr>
            <w:rFonts w:ascii="黑体" w:eastAsia="黑体" w:hint="eastAsia"/>
          </w:rPr>
          <w:t>1</w:t>
        </w:r>
        <w:r>
          <w:rPr>
            <w:rFonts w:ascii="黑体" w:eastAsia="黑体" w:hint="eastAsia"/>
          </w:rPr>
          <w:t xml:space="preserve">　</w:t>
        </w:r>
        <w:r>
          <w:t xml:space="preserve">  </w:t>
        </w:r>
        <w:r>
          <w:rPr>
            <w:rFonts w:hint="eastAsia"/>
          </w:rPr>
          <w:t>范围</w:t>
        </w:r>
        <w:r>
          <w:tab/>
        </w:r>
        <w:r>
          <w:fldChar w:fldCharType="begin"/>
        </w:r>
        <w:r>
          <w:instrText>PageRef _Toc85212471 \h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C93676" w:rsidRDefault="00F45B85">
      <w:pPr>
        <w:pStyle w:val="21"/>
        <w:tabs>
          <w:tab w:val="right" w:leader="dot" w:pos="9353"/>
        </w:tabs>
      </w:pPr>
      <w:hyperlink w:anchor="_Toc85212472" w:history="1">
        <w:r>
          <w:rPr>
            <w:rFonts w:ascii="黑体" w:eastAsia="黑体" w:hint="eastAsia"/>
          </w:rPr>
          <w:t>2</w:t>
        </w:r>
        <w:r>
          <w:rPr>
            <w:rFonts w:ascii="黑体" w:eastAsia="黑体" w:hint="eastAsia"/>
          </w:rPr>
          <w:t xml:space="preserve">　</w:t>
        </w:r>
        <w:r>
          <w:t xml:space="preserve">  </w:t>
        </w:r>
        <w:r>
          <w:rPr>
            <w:rFonts w:hint="eastAsia"/>
          </w:rPr>
          <w:t>术语和定义</w:t>
        </w:r>
        <w:r>
          <w:tab/>
        </w:r>
        <w:r>
          <w:fldChar w:fldCharType="begin"/>
        </w:r>
        <w:r>
          <w:instrText>PageRef _Toc85212472 \h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C93676" w:rsidRDefault="00F45B85">
      <w:pPr>
        <w:pStyle w:val="30"/>
        <w:tabs>
          <w:tab w:val="right" w:leader="dot" w:pos="9353"/>
        </w:tabs>
        <w:ind w:firstLine="210"/>
      </w:pPr>
      <w:hyperlink w:anchor="_Toc85212473" w:history="1">
        <w:r>
          <w:rPr>
            <w:rFonts w:ascii="黑体" w:eastAsia="黑体" w:hint="eastAsia"/>
            <w:kern w:val="0"/>
          </w:rPr>
          <w:t>2.1</w:t>
        </w:r>
        <w:r>
          <w:rPr>
            <w:rFonts w:ascii="黑体" w:eastAsia="黑体" w:hint="eastAsia"/>
            <w:kern w:val="0"/>
          </w:rPr>
          <w:t xml:space="preserve">　</w:t>
        </w:r>
        <w:r>
          <w:t xml:space="preserve">  </w:t>
        </w:r>
        <w:r>
          <w:t>数据库对象</w:t>
        </w:r>
        <w:r>
          <w:tab/>
        </w:r>
        <w:r>
          <w:fldChar w:fldCharType="begin"/>
        </w:r>
        <w:r>
          <w:instrText>PageRef _Toc85212473 \h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C93676" w:rsidRDefault="00F45B85">
      <w:pPr>
        <w:pStyle w:val="30"/>
        <w:tabs>
          <w:tab w:val="right" w:leader="dot" w:pos="9353"/>
        </w:tabs>
        <w:ind w:firstLine="210"/>
      </w:pPr>
      <w:hyperlink w:anchor="_Toc85212474" w:history="1">
        <w:r>
          <w:rPr>
            <w:rFonts w:ascii="黑体" w:eastAsia="黑体" w:hint="eastAsia"/>
            <w:kern w:val="0"/>
          </w:rPr>
          <w:t>2.2</w:t>
        </w:r>
        <w:r>
          <w:rPr>
            <w:rFonts w:ascii="黑体" w:eastAsia="黑体" w:hint="eastAsia"/>
            <w:kern w:val="0"/>
          </w:rPr>
          <w:t xml:space="preserve">　</w:t>
        </w:r>
        <w:r>
          <w:t xml:space="preserve">  </w:t>
        </w:r>
        <w:r>
          <w:t>分区表</w:t>
        </w:r>
        <w:r>
          <w:tab/>
        </w:r>
        <w:r>
          <w:fldChar w:fldCharType="begin"/>
        </w:r>
        <w:r>
          <w:instrText>PageRef _Toc85212474 \h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C93676" w:rsidRDefault="00F45B85">
      <w:pPr>
        <w:pStyle w:val="30"/>
        <w:tabs>
          <w:tab w:val="right" w:leader="dot" w:pos="9353"/>
        </w:tabs>
        <w:ind w:firstLine="210"/>
      </w:pPr>
      <w:hyperlink w:anchor="_Toc85212475" w:history="1">
        <w:r>
          <w:rPr>
            <w:rFonts w:ascii="黑体" w:eastAsia="黑体" w:hint="eastAsia"/>
            <w:kern w:val="0"/>
          </w:rPr>
          <w:t>2.3</w:t>
        </w:r>
        <w:r>
          <w:rPr>
            <w:rFonts w:ascii="黑体" w:eastAsia="黑体" w:hint="eastAsia"/>
            <w:kern w:val="0"/>
          </w:rPr>
          <w:t xml:space="preserve">　</w:t>
        </w:r>
        <w:r>
          <w:t xml:space="preserve">  </w:t>
        </w:r>
        <w:r>
          <w:t>主键</w:t>
        </w:r>
        <w:r>
          <w:tab/>
        </w:r>
        <w:r>
          <w:fldChar w:fldCharType="begin"/>
        </w:r>
        <w:r>
          <w:instrText>PageRef _Toc85212475 \h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C93676" w:rsidRDefault="00F45B85">
      <w:pPr>
        <w:pStyle w:val="30"/>
        <w:tabs>
          <w:tab w:val="right" w:leader="dot" w:pos="9353"/>
        </w:tabs>
        <w:ind w:firstLine="210"/>
      </w:pPr>
      <w:hyperlink w:anchor="_Toc85212476" w:history="1">
        <w:r>
          <w:rPr>
            <w:rFonts w:ascii="黑体" w:eastAsia="黑体" w:hint="eastAsia"/>
            <w:kern w:val="0"/>
          </w:rPr>
          <w:t>2.4</w:t>
        </w:r>
        <w:r>
          <w:rPr>
            <w:rFonts w:ascii="黑体" w:eastAsia="黑体" w:hint="eastAsia"/>
            <w:kern w:val="0"/>
          </w:rPr>
          <w:t xml:space="preserve">　</w:t>
        </w:r>
        <w:r>
          <w:t xml:space="preserve">  </w:t>
        </w:r>
        <w:r>
          <w:t>索引</w:t>
        </w:r>
        <w:r>
          <w:tab/>
        </w:r>
        <w:r>
          <w:fldChar w:fldCharType="begin"/>
        </w:r>
        <w:r>
          <w:instrText>PageRef _Toc85212476 \h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C93676" w:rsidRDefault="00F45B85">
      <w:pPr>
        <w:pStyle w:val="21"/>
        <w:tabs>
          <w:tab w:val="right" w:leader="dot" w:pos="9353"/>
        </w:tabs>
      </w:pPr>
      <w:hyperlink w:anchor="_Toc85212477" w:history="1">
        <w:r>
          <w:rPr>
            <w:rFonts w:ascii="黑体" w:eastAsia="黑体" w:hint="eastAsia"/>
          </w:rPr>
          <w:t>3</w:t>
        </w:r>
        <w:r>
          <w:rPr>
            <w:rFonts w:ascii="黑体" w:eastAsia="黑体" w:hint="eastAsia"/>
          </w:rPr>
          <w:t xml:space="preserve">　</w:t>
        </w:r>
        <w:r>
          <w:t xml:space="preserve">  </w:t>
        </w:r>
        <w:r>
          <w:t>数据库设计规范</w:t>
        </w:r>
        <w:r>
          <w:tab/>
        </w:r>
        <w:r>
          <w:fldChar w:fldCharType="begin"/>
        </w:r>
        <w:r>
          <w:instrText>PageRef _Toc85212477 \h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C93676" w:rsidRDefault="00F45B85">
      <w:pPr>
        <w:pStyle w:val="30"/>
        <w:tabs>
          <w:tab w:val="right" w:leader="dot" w:pos="9353"/>
        </w:tabs>
        <w:ind w:firstLine="210"/>
      </w:pPr>
      <w:hyperlink w:anchor="_Toc85212478" w:history="1">
        <w:r>
          <w:rPr>
            <w:rFonts w:ascii="黑体" w:eastAsia="黑体" w:hint="eastAsia"/>
            <w:kern w:val="0"/>
          </w:rPr>
          <w:t>3.1</w:t>
        </w:r>
        <w:r>
          <w:rPr>
            <w:rFonts w:ascii="黑体" w:eastAsia="黑体" w:hint="eastAsia"/>
            <w:kern w:val="0"/>
          </w:rPr>
          <w:t xml:space="preserve">　</w:t>
        </w:r>
        <w:r>
          <w:t xml:space="preserve">  </w:t>
        </w:r>
        <w:r>
          <w:t>命名规范</w:t>
        </w:r>
        <w:r>
          <w:tab/>
        </w:r>
        <w:r>
          <w:fldChar w:fldCharType="begin"/>
        </w:r>
        <w:r>
          <w:instrText>PageRef _Toc85212478 \h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C93676" w:rsidRDefault="00F45B85">
      <w:pPr>
        <w:pStyle w:val="30"/>
        <w:tabs>
          <w:tab w:val="right" w:leader="dot" w:pos="9353"/>
        </w:tabs>
        <w:ind w:firstLine="210"/>
      </w:pPr>
      <w:hyperlink w:anchor="_Toc85212479" w:history="1">
        <w:r>
          <w:rPr>
            <w:rFonts w:ascii="黑体" w:eastAsia="黑体" w:hint="eastAsia"/>
            <w:kern w:val="0"/>
          </w:rPr>
          <w:t>3.2</w:t>
        </w:r>
        <w:r>
          <w:rPr>
            <w:rFonts w:ascii="黑体" w:eastAsia="黑体" w:hint="eastAsia"/>
            <w:kern w:val="0"/>
          </w:rPr>
          <w:t xml:space="preserve">　</w:t>
        </w:r>
        <w:r>
          <w:t xml:space="preserve">  </w:t>
        </w:r>
        <w:r>
          <w:t>表设计</w:t>
        </w:r>
        <w:r>
          <w:tab/>
        </w:r>
        <w:r>
          <w:fldChar w:fldCharType="begin"/>
        </w:r>
        <w:r>
          <w:instrText>PageRef _Toc85212479 \h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C93676" w:rsidRDefault="00F45B85">
      <w:pPr>
        <w:pStyle w:val="30"/>
        <w:tabs>
          <w:tab w:val="right" w:leader="dot" w:pos="9353"/>
        </w:tabs>
        <w:ind w:firstLine="210"/>
      </w:pPr>
      <w:hyperlink w:anchor="_Toc85212480" w:history="1">
        <w:r>
          <w:rPr>
            <w:rFonts w:ascii="黑体" w:eastAsia="黑体" w:hint="eastAsia"/>
            <w:kern w:val="0"/>
          </w:rPr>
          <w:t>3.3</w:t>
        </w:r>
        <w:r>
          <w:rPr>
            <w:rFonts w:ascii="黑体" w:eastAsia="黑体" w:hint="eastAsia"/>
            <w:kern w:val="0"/>
          </w:rPr>
          <w:t xml:space="preserve">　</w:t>
        </w:r>
        <w:r>
          <w:t xml:space="preserve">  </w:t>
        </w:r>
        <w:r>
          <w:t>字段设计</w:t>
        </w:r>
        <w:r>
          <w:tab/>
        </w:r>
        <w:r>
          <w:fldChar w:fldCharType="begin"/>
        </w:r>
        <w:r>
          <w:instrText>PageRef _Toc85212480 \h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C93676" w:rsidRDefault="00F45B85">
      <w:pPr>
        <w:pStyle w:val="30"/>
        <w:tabs>
          <w:tab w:val="right" w:leader="dot" w:pos="9353"/>
        </w:tabs>
        <w:ind w:firstLine="210"/>
      </w:pPr>
      <w:hyperlink w:anchor="_Toc85212481" w:history="1">
        <w:r>
          <w:rPr>
            <w:rFonts w:ascii="黑体" w:eastAsia="黑体" w:hint="eastAsia"/>
            <w:kern w:val="0"/>
          </w:rPr>
          <w:t>3.4</w:t>
        </w:r>
        <w:r>
          <w:rPr>
            <w:rFonts w:ascii="黑体" w:eastAsia="黑体" w:hint="eastAsia"/>
            <w:kern w:val="0"/>
          </w:rPr>
          <w:t xml:space="preserve">　</w:t>
        </w:r>
        <w:r>
          <w:t xml:space="preserve">  </w:t>
        </w:r>
        <w:r>
          <w:t>索引设计</w:t>
        </w:r>
        <w:r>
          <w:tab/>
        </w:r>
        <w:r>
          <w:fldChar w:fldCharType="begin"/>
        </w:r>
        <w:r>
          <w:instrText>PageRef _Toc85212481 \h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C93676" w:rsidRDefault="00F45B85">
      <w:pPr>
        <w:pStyle w:val="30"/>
        <w:tabs>
          <w:tab w:val="right" w:leader="dot" w:pos="9353"/>
        </w:tabs>
        <w:ind w:firstLine="210"/>
      </w:pPr>
      <w:hyperlink w:anchor="_Toc85212482" w:history="1">
        <w:r>
          <w:rPr>
            <w:rFonts w:ascii="黑体" w:eastAsia="黑体" w:hint="eastAsia"/>
            <w:kern w:val="0"/>
          </w:rPr>
          <w:t>3.5</w:t>
        </w:r>
        <w:r>
          <w:rPr>
            <w:rFonts w:ascii="黑体" w:eastAsia="黑体" w:hint="eastAsia"/>
            <w:kern w:val="0"/>
          </w:rPr>
          <w:t xml:space="preserve">　</w:t>
        </w:r>
        <w:r>
          <w:t xml:space="preserve">  </w:t>
        </w:r>
        <w:r>
          <w:t>数据库约束设计</w:t>
        </w:r>
        <w:r>
          <w:tab/>
        </w:r>
        <w:r>
          <w:fldChar w:fldCharType="begin"/>
        </w:r>
        <w:r>
          <w:instrText>PageRef _Toc85212482 \h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C93676" w:rsidRDefault="00F45B85">
      <w:pPr>
        <w:pStyle w:val="21"/>
        <w:tabs>
          <w:tab w:val="right" w:leader="dot" w:pos="9353"/>
        </w:tabs>
      </w:pPr>
      <w:hyperlink w:anchor="_Toc85212483" w:history="1">
        <w:r>
          <w:rPr>
            <w:rFonts w:ascii="黑体" w:eastAsia="黑体" w:hint="eastAsia"/>
          </w:rPr>
          <w:t>4</w:t>
        </w:r>
        <w:r>
          <w:rPr>
            <w:rFonts w:ascii="黑体" w:eastAsia="黑体" w:hint="eastAsia"/>
          </w:rPr>
          <w:t xml:space="preserve">　</w:t>
        </w:r>
        <w:r>
          <w:t xml:space="preserve">  </w:t>
        </w:r>
        <w:r>
          <w:t>数据库设计文档要求</w:t>
        </w:r>
        <w:r>
          <w:tab/>
        </w:r>
        <w:r>
          <w:fldChar w:fldCharType="begin"/>
        </w:r>
        <w:r>
          <w:instrText>PageRef _Toc85212483 \h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C93676" w:rsidRDefault="00F45B85">
      <w:pPr>
        <w:pStyle w:val="10"/>
        <w:tabs>
          <w:tab w:val="right" w:leader="dot" w:pos="9353"/>
        </w:tabs>
        <w:spacing w:before="78" w:after="78"/>
      </w:pPr>
      <w:hyperlink w:anchor="_Toc85212484" w:history="1">
        <w:r>
          <w:rPr>
            <w:rFonts w:ascii="黑体" w:eastAsia="黑体" w:hint="eastAsia"/>
          </w:rPr>
          <w:t xml:space="preserve">附　录　</w:t>
        </w:r>
        <w:r>
          <w:rPr>
            <w:rFonts w:ascii="黑体" w:eastAsia="黑体" w:hint="eastAsia"/>
          </w:rPr>
          <w:t>A</w:t>
        </w:r>
        <w:r>
          <w:t xml:space="preserve">  </w:t>
        </w:r>
        <w:r>
          <w:t>（规范性）</w:t>
        </w:r>
        <w:r>
          <w:t xml:space="preserve"> </w:t>
        </w:r>
        <w:r>
          <w:t>应用基本信息</w:t>
        </w:r>
        <w:r>
          <w:tab/>
        </w:r>
        <w:r>
          <w:fldChar w:fldCharType="begin"/>
        </w:r>
        <w:r>
          <w:instrText>PageRef _Toc85212484 \h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C93676" w:rsidRDefault="00F45B85">
      <w:pPr>
        <w:pStyle w:val="10"/>
        <w:tabs>
          <w:tab w:val="right" w:leader="dot" w:pos="9353"/>
        </w:tabs>
        <w:spacing w:before="78" w:after="78"/>
      </w:pPr>
      <w:hyperlink w:anchor="_Toc85212485" w:history="1">
        <w:r>
          <w:rPr>
            <w:rFonts w:ascii="黑体" w:eastAsia="黑体" w:hint="eastAsia"/>
          </w:rPr>
          <w:t xml:space="preserve">附　录　</w:t>
        </w:r>
        <w:r>
          <w:rPr>
            <w:rFonts w:ascii="黑体" w:eastAsia="黑体" w:hint="eastAsia"/>
          </w:rPr>
          <w:t>B</w:t>
        </w:r>
        <w:r>
          <w:t xml:space="preserve">  </w:t>
        </w:r>
        <w:r>
          <w:t>（规范性）</w:t>
        </w:r>
        <w:r>
          <w:t xml:space="preserve"> </w:t>
        </w:r>
        <w:r>
          <w:t>表清单</w:t>
        </w:r>
        <w:r>
          <w:tab/>
        </w:r>
        <w:r>
          <w:fldChar w:fldCharType="begin"/>
        </w:r>
        <w:r>
          <w:instrText>PageRef _Toc85212485 \h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C93676" w:rsidRDefault="00F45B85">
      <w:pPr>
        <w:pStyle w:val="10"/>
        <w:tabs>
          <w:tab w:val="right" w:leader="dot" w:pos="9353"/>
        </w:tabs>
        <w:spacing w:before="78" w:after="78"/>
      </w:pPr>
      <w:hyperlink w:anchor="_Toc85212486" w:history="1">
        <w:r>
          <w:rPr>
            <w:rFonts w:ascii="黑体" w:eastAsia="黑体" w:hint="eastAsia"/>
          </w:rPr>
          <w:t xml:space="preserve">附　录　</w:t>
        </w:r>
        <w:r>
          <w:rPr>
            <w:rFonts w:ascii="黑体" w:eastAsia="黑体" w:hint="eastAsia"/>
          </w:rPr>
          <w:t>C</w:t>
        </w:r>
        <w:r>
          <w:t xml:space="preserve">  </w:t>
        </w:r>
        <w:r>
          <w:t>（规范性）</w:t>
        </w:r>
        <w:r>
          <w:t xml:space="preserve"> </w:t>
        </w:r>
        <w:r>
          <w:t>字段清单</w:t>
        </w:r>
        <w:r>
          <w:tab/>
        </w:r>
        <w:r>
          <w:fldChar w:fldCharType="begin"/>
        </w:r>
        <w:r>
          <w:instrText>PageRef _Toc85212486 \h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C93676" w:rsidRDefault="00F45B85">
      <w:pPr>
        <w:pStyle w:val="10"/>
        <w:tabs>
          <w:tab w:val="right" w:leader="dot" w:pos="9353"/>
        </w:tabs>
        <w:spacing w:before="78" w:after="78"/>
      </w:pPr>
      <w:hyperlink w:anchor="_Toc85212487" w:history="1">
        <w:r>
          <w:rPr>
            <w:rFonts w:ascii="黑体" w:eastAsia="黑体" w:hint="eastAsia"/>
          </w:rPr>
          <w:t xml:space="preserve">附　录　</w:t>
        </w:r>
        <w:r>
          <w:rPr>
            <w:rFonts w:ascii="黑体" w:eastAsia="黑体" w:hint="eastAsia"/>
          </w:rPr>
          <w:t>D</w:t>
        </w:r>
        <w:r>
          <w:t xml:space="preserve">  </w:t>
        </w:r>
        <w:r>
          <w:t>（规范性）</w:t>
        </w:r>
        <w:r>
          <w:t xml:space="preserve"> </w:t>
        </w:r>
        <w:r>
          <w:t>关联关系</w:t>
        </w:r>
        <w:r>
          <w:tab/>
        </w:r>
        <w:r>
          <w:fldChar w:fldCharType="begin"/>
        </w:r>
        <w:r>
          <w:instrText>PageRef _Toc85212487 \h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C93676" w:rsidRDefault="00F45B85">
      <w:pPr>
        <w:pStyle w:val="afff2"/>
        <w:ind w:firstLineChars="0" w:firstLine="0"/>
      </w:pPr>
      <w:r>
        <w:fldChar w:fldCharType="end"/>
      </w:r>
    </w:p>
    <w:p w:rsidR="00C93676" w:rsidRDefault="00C93676">
      <w:pPr>
        <w:pStyle w:val="afff2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C93676">
      <w:pPr>
        <w:pStyle w:val="1510"/>
        <w:ind w:firstLine="420"/>
      </w:pPr>
    </w:p>
    <w:p w:rsidR="00C93676" w:rsidRDefault="00F45B85">
      <w:pPr>
        <w:pStyle w:val="2010"/>
        <w:tabs>
          <w:tab w:val="left" w:pos="0"/>
        </w:tabs>
        <w:spacing w:before="312" w:after="312"/>
      </w:pPr>
      <w:bookmarkStart w:id="1" w:name="_Toc276892830"/>
      <w:bookmarkStart w:id="2" w:name="_Toc276892894"/>
      <w:bookmarkStart w:id="3" w:name="_Toc276892950"/>
      <w:bookmarkStart w:id="4" w:name="_Toc281297737"/>
      <w:bookmarkStart w:id="5" w:name="_Toc85212471"/>
      <w:bookmarkStart w:id="6" w:name="_Toc281307418"/>
      <w:bookmarkStart w:id="7" w:name="_Toc283640788"/>
      <w:r>
        <w:rPr>
          <w:rFonts w:hint="eastAsia"/>
        </w:rPr>
        <w:t>范围</w:t>
      </w:r>
      <w:bookmarkEnd w:id="1"/>
      <w:bookmarkEnd w:id="2"/>
      <w:bookmarkEnd w:id="3"/>
      <w:bookmarkEnd w:id="4"/>
      <w:bookmarkEnd w:id="5"/>
      <w:bookmarkEnd w:id="6"/>
      <w:bookmarkEnd w:id="7"/>
    </w:p>
    <w:p w:rsidR="00C93676" w:rsidRDefault="00F45B85">
      <w:pPr>
        <w:pStyle w:val="9910"/>
        <w:ind w:firstLine="420"/>
        <w:rPr>
          <w:rFonts w:cs="Arial"/>
          <w:szCs w:val="21"/>
        </w:rPr>
      </w:pPr>
      <w:r>
        <w:rPr>
          <w:rFonts w:hint="eastAsia"/>
          <w:szCs w:val="21"/>
        </w:rPr>
        <w:t>本</w:t>
      </w:r>
      <w:r>
        <w:rPr>
          <w:szCs w:val="21"/>
        </w:rPr>
        <w:t>规范</w:t>
      </w:r>
      <w:r>
        <w:rPr>
          <w:rFonts w:hint="eastAsia"/>
          <w:szCs w:val="21"/>
        </w:rPr>
        <w:t>给出了海关信息系统实施中</w:t>
      </w:r>
      <w:r>
        <w:rPr>
          <w:szCs w:val="21"/>
        </w:rPr>
        <w:t>数据库设计</w:t>
      </w:r>
      <w:r>
        <w:rPr>
          <w:rFonts w:hint="eastAsia"/>
          <w:szCs w:val="21"/>
        </w:rPr>
        <w:t>的</w:t>
      </w:r>
      <w:r>
        <w:rPr>
          <w:szCs w:val="21"/>
        </w:rPr>
        <w:t>规范性</w:t>
      </w:r>
      <w:r>
        <w:rPr>
          <w:rFonts w:hint="eastAsia"/>
          <w:szCs w:val="21"/>
        </w:rPr>
        <w:t>要求，适用于</w:t>
      </w:r>
      <w:r>
        <w:rPr>
          <w:szCs w:val="21"/>
        </w:rPr>
        <w:t>新建的</w:t>
      </w:r>
      <w:r>
        <w:rPr>
          <w:rFonts w:cs="Arial" w:hint="eastAsia"/>
          <w:szCs w:val="21"/>
        </w:rPr>
        <w:t>海关信息化</w:t>
      </w:r>
      <w:r>
        <w:rPr>
          <w:rFonts w:cs="Arial"/>
          <w:szCs w:val="21"/>
        </w:rPr>
        <w:t>应用</w:t>
      </w:r>
      <w:r>
        <w:rPr>
          <w:rFonts w:cs="Arial" w:hint="eastAsia"/>
          <w:szCs w:val="21"/>
        </w:rPr>
        <w:t>集中式事务型数据库的设计。</w:t>
      </w:r>
    </w:p>
    <w:p w:rsidR="00C93676" w:rsidRDefault="00F45B85">
      <w:pPr>
        <w:pStyle w:val="2010"/>
        <w:tabs>
          <w:tab w:val="left" w:pos="0"/>
        </w:tabs>
        <w:spacing w:before="312" w:after="312"/>
      </w:pPr>
      <w:bookmarkStart w:id="8" w:name="_Toc276892832"/>
      <w:bookmarkStart w:id="9" w:name="_Toc276892896"/>
      <w:bookmarkStart w:id="10" w:name="_Toc276892952"/>
      <w:bookmarkStart w:id="11" w:name="_Toc281297738"/>
      <w:bookmarkStart w:id="12" w:name="_Toc281307419"/>
      <w:bookmarkStart w:id="13" w:name="_Toc283640789"/>
      <w:bookmarkStart w:id="14" w:name="_Toc85212472"/>
      <w:r>
        <w:rPr>
          <w:rFonts w:hint="eastAsia"/>
        </w:rPr>
        <w:t>术语和定义</w:t>
      </w:r>
      <w:bookmarkEnd w:id="8"/>
      <w:bookmarkEnd w:id="9"/>
      <w:bookmarkEnd w:id="10"/>
      <w:bookmarkEnd w:id="11"/>
      <w:bookmarkEnd w:id="12"/>
      <w:bookmarkEnd w:id="13"/>
      <w:bookmarkEnd w:id="14"/>
    </w:p>
    <w:p w:rsidR="00C93676" w:rsidRDefault="00F45B85">
      <w:pPr>
        <w:pStyle w:val="a2"/>
        <w:tabs>
          <w:tab w:val="left" w:pos="0"/>
        </w:tabs>
        <w:spacing w:before="156" w:after="156"/>
      </w:pPr>
      <w:bookmarkStart w:id="15" w:name="_Toc85212473"/>
      <w:r>
        <w:t>数据库对象</w:t>
      </w:r>
      <w:bookmarkEnd w:id="15"/>
    </w:p>
    <w:p w:rsidR="00C93676" w:rsidRDefault="00F45B85">
      <w:pPr>
        <w:pStyle w:val="10110"/>
        <w:ind w:firstLine="420"/>
        <w:rPr>
          <w:szCs w:val="21"/>
        </w:rPr>
      </w:pPr>
      <w:r>
        <w:rPr>
          <w:rFonts w:ascii="黑体" w:eastAsia="黑体" w:hint="eastAsia"/>
          <w:szCs w:val="21"/>
        </w:rPr>
        <w:t>数据库对象</w:t>
      </w:r>
      <w:r>
        <w:rPr>
          <w:rFonts w:hint="eastAsia"/>
          <w:szCs w:val="21"/>
        </w:rPr>
        <w:t>是指数据库中可操作或访问的各种实体。常见的数据库对象包括</w:t>
      </w:r>
      <w:r>
        <w:rPr>
          <w:szCs w:val="21"/>
        </w:rPr>
        <w:t>：</w:t>
      </w:r>
      <w:r>
        <w:rPr>
          <w:rFonts w:hint="eastAsia"/>
          <w:szCs w:val="21"/>
        </w:rPr>
        <w:t>库（</w:t>
      </w:r>
      <w:r>
        <w:rPr>
          <w:rFonts w:hint="eastAsia"/>
          <w:szCs w:val="21"/>
        </w:rPr>
        <w:t>DB</w:t>
      </w:r>
      <w:r>
        <w:rPr>
          <w:rFonts w:hint="eastAsia"/>
          <w:szCs w:val="21"/>
        </w:rPr>
        <w:t>）、用户（</w:t>
      </w:r>
      <w:r>
        <w:rPr>
          <w:rFonts w:hint="eastAsia"/>
          <w:szCs w:val="21"/>
        </w:rPr>
        <w:t>SCHEMA</w:t>
      </w:r>
      <w:r>
        <w:rPr>
          <w:rFonts w:hint="eastAsia"/>
          <w:szCs w:val="21"/>
        </w:rPr>
        <w:t>）、表（</w:t>
      </w:r>
      <w:r>
        <w:rPr>
          <w:rFonts w:hint="eastAsia"/>
          <w:szCs w:val="21"/>
        </w:rPr>
        <w:t>TABLE</w:t>
      </w:r>
      <w:r>
        <w:rPr>
          <w:rFonts w:hint="eastAsia"/>
          <w:szCs w:val="21"/>
        </w:rPr>
        <w:t>）、列（</w:t>
      </w:r>
      <w:r>
        <w:rPr>
          <w:rFonts w:hint="eastAsia"/>
          <w:szCs w:val="21"/>
        </w:rPr>
        <w:t>COLUMN</w:t>
      </w:r>
      <w:r>
        <w:rPr>
          <w:rFonts w:hint="eastAsia"/>
          <w:szCs w:val="21"/>
        </w:rPr>
        <w:t>）、</w:t>
      </w:r>
      <w:r>
        <w:rPr>
          <w:rFonts w:hint="eastAsia"/>
          <w:szCs w:val="21"/>
        </w:rPr>
        <w:fldChar w:fldCharType="begin"/>
      </w:r>
      <w:r>
        <w:rPr>
          <w:rFonts w:hint="eastAsia"/>
          <w:szCs w:val="21"/>
        </w:rPr>
        <w:instrText>HYPERLINK "https://baike.baidu.com/item/%E7%B4%A2%E5%BC%95/5716853?fromModule=lemma_inlink"</w:instrText>
      </w:r>
      <w:r>
        <w:rPr>
          <w:rFonts w:hint="eastAsia"/>
          <w:szCs w:val="21"/>
        </w:rPr>
        <w:fldChar w:fldCharType="separate"/>
      </w:r>
      <w:r>
        <w:rPr>
          <w:rFonts w:hint="eastAsia"/>
          <w:szCs w:val="21"/>
        </w:rPr>
        <w:t>索引</w:t>
      </w:r>
      <w:r>
        <w:rPr>
          <w:rFonts w:hint="eastAsia"/>
          <w:szCs w:val="21"/>
        </w:rPr>
        <w:fldChar w:fldCharType="end"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INDEX</w:t>
      </w:r>
      <w:r>
        <w:rPr>
          <w:rFonts w:hint="eastAsia"/>
          <w:szCs w:val="21"/>
        </w:rPr>
        <w:t>）、约束（</w:t>
      </w:r>
      <w:r>
        <w:rPr>
          <w:rFonts w:hint="eastAsia"/>
          <w:szCs w:val="21"/>
        </w:rPr>
        <w:t>CONSTRAINT</w:t>
      </w:r>
      <w:r>
        <w:rPr>
          <w:rFonts w:hint="eastAsia"/>
          <w:szCs w:val="21"/>
        </w:rPr>
        <w:t>）、</w:t>
      </w:r>
      <w:r>
        <w:rPr>
          <w:rFonts w:hint="eastAsia"/>
          <w:szCs w:val="21"/>
        </w:rPr>
        <w:fldChar w:fldCharType="begin"/>
      </w:r>
      <w:r>
        <w:rPr>
          <w:rFonts w:hint="eastAsia"/>
          <w:szCs w:val="21"/>
        </w:rPr>
        <w:instrText>HYPERLINK "https://baike.baidu.com/item/%</w:instrText>
      </w:r>
      <w:r>
        <w:rPr>
          <w:rFonts w:hint="eastAsia"/>
          <w:szCs w:val="21"/>
        </w:rPr>
        <w:instrText>E8%A7%86%E5%9B%BE/1302820?fromModule=lemma_inlink"</w:instrText>
      </w:r>
      <w:r>
        <w:rPr>
          <w:rFonts w:hint="eastAsia"/>
          <w:szCs w:val="21"/>
        </w:rPr>
        <w:fldChar w:fldCharType="separate"/>
      </w:r>
      <w:r>
        <w:rPr>
          <w:rFonts w:hint="eastAsia"/>
          <w:szCs w:val="21"/>
        </w:rPr>
        <w:t>视图</w:t>
      </w:r>
      <w:r>
        <w:rPr>
          <w:rFonts w:hint="eastAsia"/>
          <w:szCs w:val="21"/>
        </w:rPr>
        <w:fldChar w:fldCharType="end"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VIEW</w:t>
      </w:r>
      <w:r>
        <w:rPr>
          <w:rFonts w:hint="eastAsia"/>
          <w:szCs w:val="21"/>
        </w:rPr>
        <w:t>）、存储过程（</w:t>
      </w:r>
      <w:r>
        <w:rPr>
          <w:rFonts w:hint="eastAsia"/>
          <w:szCs w:val="21"/>
        </w:rPr>
        <w:t>PROCEDURE</w:t>
      </w:r>
      <w:r>
        <w:rPr>
          <w:rFonts w:hint="eastAsia"/>
          <w:szCs w:val="21"/>
        </w:rPr>
        <w:t>）、</w:t>
      </w:r>
      <w:r>
        <w:rPr>
          <w:rFonts w:hint="eastAsia"/>
          <w:szCs w:val="21"/>
        </w:rPr>
        <w:fldChar w:fldCharType="begin"/>
      </w:r>
      <w:r>
        <w:rPr>
          <w:rFonts w:hint="eastAsia"/>
          <w:szCs w:val="21"/>
        </w:rPr>
        <w:instrText>HYPERLINK "https://baike.baidu.com/item/%E8%A7%A6%E5%8F%91%E5%99%A8/16782?fromModule=lemma_inlink"</w:instrText>
      </w:r>
      <w:r>
        <w:rPr>
          <w:rFonts w:hint="eastAsia"/>
          <w:szCs w:val="21"/>
        </w:rPr>
        <w:fldChar w:fldCharType="separate"/>
      </w:r>
      <w:r>
        <w:rPr>
          <w:rFonts w:hint="eastAsia"/>
          <w:szCs w:val="21"/>
        </w:rPr>
        <w:t>触发器</w:t>
      </w:r>
      <w:r>
        <w:rPr>
          <w:rFonts w:hint="eastAsia"/>
          <w:szCs w:val="21"/>
        </w:rPr>
        <w:fldChar w:fldCharType="end"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TRIGGER</w:t>
      </w:r>
      <w:r>
        <w:rPr>
          <w:rFonts w:hint="eastAsia"/>
          <w:szCs w:val="21"/>
        </w:rPr>
        <w:t>）、</w:t>
      </w:r>
      <w:r>
        <w:rPr>
          <w:rFonts w:hint="eastAsia"/>
          <w:szCs w:val="21"/>
        </w:rPr>
        <w:fldChar w:fldCharType="begin"/>
      </w:r>
      <w:r>
        <w:rPr>
          <w:rFonts w:hint="eastAsia"/>
          <w:szCs w:val="21"/>
        </w:rPr>
        <w:instrText>HYPERLINK "https://baike.baidu.com/item/%E5%87%BD%E6%95%B0/18686</w:instrText>
      </w:r>
      <w:r>
        <w:rPr>
          <w:rFonts w:hint="eastAsia"/>
          <w:szCs w:val="21"/>
        </w:rPr>
        <w:instrText>609?fromModule=lemma_inlink"</w:instrText>
      </w:r>
      <w:r>
        <w:rPr>
          <w:rFonts w:hint="eastAsia"/>
          <w:szCs w:val="21"/>
        </w:rPr>
        <w:fldChar w:fldCharType="separate"/>
      </w:r>
      <w:r>
        <w:rPr>
          <w:rFonts w:hint="eastAsia"/>
          <w:szCs w:val="21"/>
        </w:rPr>
        <w:t>函数</w:t>
      </w:r>
      <w:r>
        <w:rPr>
          <w:rFonts w:hint="eastAsia"/>
          <w:szCs w:val="21"/>
        </w:rPr>
        <w:fldChar w:fldCharType="end"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FUNCTION</w:t>
      </w:r>
      <w:r>
        <w:rPr>
          <w:rFonts w:hint="eastAsia"/>
          <w:szCs w:val="21"/>
        </w:rPr>
        <w:t>）等。</w:t>
      </w:r>
    </w:p>
    <w:p w:rsidR="00C93676" w:rsidRDefault="00F45B85">
      <w:pPr>
        <w:pStyle w:val="a2"/>
        <w:tabs>
          <w:tab w:val="left" w:pos="0"/>
        </w:tabs>
        <w:spacing w:before="156" w:after="156"/>
      </w:pPr>
      <w:bookmarkStart w:id="16" w:name="_Toc29167945"/>
      <w:bookmarkStart w:id="17" w:name="_Toc85212474"/>
      <w:bookmarkEnd w:id="16"/>
      <w:r>
        <w:t>分区表</w:t>
      </w:r>
      <w:bookmarkEnd w:id="17"/>
    </w:p>
    <w:p w:rsidR="00C93676" w:rsidRDefault="00F45B85">
      <w:pPr>
        <w:pStyle w:val="10210"/>
        <w:ind w:firstLine="420"/>
        <w:rPr>
          <w:szCs w:val="21"/>
        </w:rPr>
      </w:pPr>
      <w:r>
        <w:rPr>
          <w:rFonts w:ascii="黑体" w:eastAsia="黑体" w:hint="eastAsia"/>
          <w:szCs w:val="21"/>
        </w:rPr>
        <w:t>分区表</w:t>
      </w:r>
      <w:r>
        <w:rPr>
          <w:rFonts w:hint="eastAsia"/>
          <w:szCs w:val="21"/>
        </w:rPr>
        <w:t>是把逻辑上的一张表根据分区策略分成几个物理块进行存储，这张逻辑上的表称之为分区表，物理块称之为分区。</w:t>
      </w:r>
    </w:p>
    <w:p w:rsidR="00C93676" w:rsidRDefault="00F45B85">
      <w:pPr>
        <w:pStyle w:val="a2"/>
        <w:tabs>
          <w:tab w:val="left" w:pos="0"/>
        </w:tabs>
        <w:spacing w:before="156" w:after="156"/>
      </w:pPr>
      <w:bookmarkStart w:id="18" w:name="_Toc29167946"/>
      <w:bookmarkStart w:id="19" w:name="_Toc85212475"/>
      <w:bookmarkEnd w:id="18"/>
      <w:r>
        <w:t>主键</w:t>
      </w:r>
      <w:bookmarkEnd w:id="19"/>
    </w:p>
    <w:p w:rsidR="00C93676" w:rsidRDefault="00F45B85">
      <w:pPr>
        <w:pStyle w:val="10210"/>
        <w:ind w:firstLine="420"/>
        <w:rPr>
          <w:szCs w:val="21"/>
        </w:rPr>
      </w:pPr>
      <w:r>
        <w:rPr>
          <w:rFonts w:ascii="黑体" w:eastAsia="黑体" w:hint="eastAsia"/>
          <w:szCs w:val="21"/>
        </w:rPr>
        <w:t>主键</w:t>
      </w:r>
      <w:r>
        <w:rPr>
          <w:szCs w:val="21"/>
        </w:rPr>
        <w:t>又称主关键字，由表中的一个或多个字段组成。一张表只有一个主键，主键可以唯一确定表中的一行数据。</w:t>
      </w:r>
    </w:p>
    <w:p w:rsidR="00C93676" w:rsidRDefault="00F45B85">
      <w:pPr>
        <w:pStyle w:val="a2"/>
        <w:tabs>
          <w:tab w:val="left" w:pos="0"/>
        </w:tabs>
        <w:spacing w:before="156" w:after="156"/>
      </w:pPr>
      <w:bookmarkStart w:id="20" w:name="_Toc29167947"/>
      <w:bookmarkStart w:id="21" w:name="_Toc85212476"/>
      <w:bookmarkEnd w:id="20"/>
      <w:r>
        <w:t>索引</w:t>
      </w:r>
      <w:bookmarkEnd w:id="21"/>
    </w:p>
    <w:p w:rsidR="00C93676" w:rsidRDefault="00F45B85">
      <w:pPr>
        <w:pStyle w:val="10210"/>
        <w:snapToGrid w:val="0"/>
        <w:ind w:firstLine="420"/>
        <w:rPr>
          <w:szCs w:val="21"/>
        </w:rPr>
      </w:pPr>
      <w:r>
        <w:rPr>
          <w:rFonts w:ascii="黑体" w:eastAsia="黑体" w:hint="eastAsia"/>
          <w:szCs w:val="21"/>
        </w:rPr>
        <w:t>索引</w:t>
      </w:r>
      <w:r>
        <w:rPr>
          <w:rFonts w:hint="eastAsia"/>
          <w:szCs w:val="21"/>
        </w:rPr>
        <w:t>是为了加速对表中数据行的检索而创建的一种分散的存储结构。索引是针对表建立的，由数据页面以外的索引页面组成，每个索引页面中的行都含有逻辑指针，加速检索物理数据。</w:t>
      </w:r>
    </w:p>
    <w:p w:rsidR="00C93676" w:rsidRDefault="00C93676">
      <w:pPr>
        <w:pStyle w:val="10210"/>
        <w:ind w:firstLine="420"/>
        <w:rPr>
          <w:szCs w:val="21"/>
        </w:rPr>
      </w:pPr>
    </w:p>
    <w:p w:rsidR="00C93676" w:rsidRDefault="00F45B85">
      <w:pPr>
        <w:pStyle w:val="2010"/>
        <w:tabs>
          <w:tab w:val="left" w:pos="0"/>
        </w:tabs>
        <w:spacing w:before="312" w:after="312"/>
      </w:pPr>
      <w:bookmarkStart w:id="22" w:name="_Toc85212477"/>
      <w:r>
        <w:t>数据库设计规范</w:t>
      </w:r>
      <w:bookmarkEnd w:id="22"/>
    </w:p>
    <w:p w:rsidR="00C93676" w:rsidRDefault="00F45B85">
      <w:pPr>
        <w:pStyle w:val="a2"/>
        <w:tabs>
          <w:tab w:val="left" w:pos="0"/>
        </w:tabs>
        <w:spacing w:before="156" w:after="156"/>
      </w:pPr>
      <w:bookmarkStart w:id="23" w:name="_Toc85212478"/>
      <w:r>
        <w:t>命名规范</w:t>
      </w:r>
      <w:bookmarkEnd w:id="23"/>
    </w:p>
    <w:p w:rsidR="00C93676" w:rsidRDefault="00F45B85">
      <w:pPr>
        <w:pStyle w:val="afa"/>
        <w:numPr>
          <w:ilvl w:val="2"/>
          <w:numId w:val="6"/>
        </w:numPr>
      </w:pPr>
      <w:r>
        <w:t>通用规范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通用规范</w:t>
      </w:r>
      <w:r>
        <w:rPr>
          <w:szCs w:val="2"/>
        </w:rPr>
        <w:t>用于规范各类</w:t>
      </w:r>
      <w:r>
        <w:rPr>
          <w:rFonts w:hint="eastAsia"/>
          <w:szCs w:val="2"/>
        </w:rPr>
        <w:t>数据库对象的命名</w:t>
      </w:r>
      <w:r>
        <w:rPr>
          <w:szCs w:val="2"/>
        </w:rPr>
        <w:t>，在</w:t>
      </w:r>
      <w:r>
        <w:rPr>
          <w:rFonts w:hint="eastAsia"/>
          <w:szCs w:val="2"/>
        </w:rPr>
        <w:t>实践中</w:t>
      </w:r>
      <w:r>
        <w:rPr>
          <w:szCs w:val="2"/>
        </w:rPr>
        <w:t>须</w:t>
      </w:r>
      <w:r>
        <w:rPr>
          <w:rFonts w:hint="eastAsia"/>
          <w:szCs w:val="2"/>
        </w:rPr>
        <w:t>遵循</w:t>
      </w:r>
      <w:r>
        <w:rPr>
          <w:szCs w:val="2"/>
        </w:rPr>
        <w:t>如</w:t>
      </w:r>
      <w:r>
        <w:rPr>
          <w:rFonts w:hint="eastAsia"/>
          <w:szCs w:val="2"/>
        </w:rPr>
        <w:t>下原则：</w:t>
      </w:r>
    </w:p>
    <w:p w:rsidR="00C93676" w:rsidRDefault="00F45B85">
      <w:pPr>
        <w:pStyle w:val="af3"/>
      </w:pPr>
      <w:r>
        <w:rPr>
          <w:rFonts w:hint="eastAsia"/>
        </w:rPr>
        <w:t>数据库</w:t>
      </w:r>
      <w:r>
        <w:rPr>
          <w:rFonts w:hint="eastAsia"/>
        </w:rPr>
        <w:t>对象名</w:t>
      </w:r>
      <w:r>
        <w:t>应符合海关发布的数据标准，</w:t>
      </w:r>
      <w:r>
        <w:rPr>
          <w:rFonts w:hint="eastAsia"/>
        </w:rPr>
        <w:t>采用海关常用英文或缩写，做到见名知</w:t>
      </w:r>
      <w:r>
        <w:t>义</w:t>
      </w:r>
      <w:r>
        <w:rPr>
          <w:rFonts w:hint="eastAsia"/>
        </w:rPr>
        <w:t>。</w:t>
      </w:r>
      <w:r>
        <w:t>对于标准尚未覆盖的</w:t>
      </w:r>
      <w:r>
        <w:rPr>
          <w:rFonts w:hint="eastAsia"/>
        </w:rPr>
        <w:t>常用单词</w:t>
      </w:r>
      <w:r>
        <w:t>，应</w:t>
      </w:r>
      <w:r>
        <w:rPr>
          <w:rFonts w:hint="eastAsia"/>
        </w:rPr>
        <w:t>参考《</w:t>
      </w:r>
      <w:r>
        <w:rPr>
          <w:rFonts w:hint="eastAsia"/>
        </w:rPr>
        <w:t>JGS/T 11</w:t>
      </w:r>
      <w:r>
        <w:rPr>
          <w:rFonts w:hint="eastAsia"/>
        </w:rPr>
        <w:t>—</w:t>
      </w:r>
      <w:r>
        <w:rPr>
          <w:rFonts w:hint="eastAsia"/>
        </w:rPr>
        <w:t>2014</w:t>
      </w:r>
      <w:r>
        <w:rPr>
          <w:rFonts w:hint="eastAsia"/>
        </w:rPr>
        <w:t>海关业务基础数据元目录》</w:t>
      </w:r>
      <w:r>
        <w:t>和信息中心、数据中心整理的相关数据标准用语；</w:t>
      </w:r>
    </w:p>
    <w:p w:rsidR="00C93676" w:rsidRDefault="00F45B85">
      <w:pPr>
        <w:pStyle w:val="af3"/>
      </w:pPr>
      <w:r>
        <w:rPr>
          <w:rFonts w:hint="eastAsia"/>
        </w:rPr>
        <w:t>数据库对象名</w:t>
      </w:r>
      <w:r>
        <w:t>应</w:t>
      </w:r>
      <w:r>
        <w:rPr>
          <w:rFonts w:hint="eastAsia"/>
        </w:rPr>
        <w:t>由字母、数字和下划线“</w:t>
      </w:r>
      <w:r>
        <w:rPr>
          <w:rFonts w:hint="eastAsia"/>
        </w:rPr>
        <w:t>_</w:t>
      </w:r>
      <w:r>
        <w:rPr>
          <w:rFonts w:hint="eastAsia"/>
        </w:rPr>
        <w:t>”组成，以英文字母开头，单词间通过下划线“</w:t>
      </w:r>
      <w:r>
        <w:rPr>
          <w:rFonts w:hint="eastAsia"/>
        </w:rPr>
        <w:t>_</w:t>
      </w:r>
      <w:r>
        <w:rPr>
          <w:rFonts w:hint="eastAsia"/>
        </w:rPr>
        <w:t>”连接，</w:t>
      </w:r>
      <w:r>
        <w:t>不得</w:t>
      </w:r>
      <w:r>
        <w:rPr>
          <w:rFonts w:hint="eastAsia"/>
        </w:rPr>
        <w:t>使用数字、字母和下划线外的特殊符号</w:t>
      </w:r>
      <w:r>
        <w:t>；</w:t>
      </w:r>
    </w:p>
    <w:p w:rsidR="00C93676" w:rsidRDefault="00F45B85">
      <w:pPr>
        <w:pStyle w:val="af3"/>
      </w:pPr>
      <w:r>
        <w:t>不得</w:t>
      </w:r>
      <w:r>
        <w:rPr>
          <w:rFonts w:hint="eastAsia"/>
        </w:rPr>
        <w:t>使用数据库的保留字、关键字单独作为数据库对象名。</w:t>
      </w:r>
      <w:r>
        <w:rPr>
          <w:rFonts w:hint="eastAsia"/>
        </w:rPr>
        <w:t>如：</w:t>
      </w:r>
      <w:r>
        <w:rPr>
          <w:rFonts w:hint="eastAsia"/>
        </w:rPr>
        <w:t xml:space="preserve"> </w:t>
      </w:r>
      <w:r>
        <w:rPr>
          <w:rFonts w:hint="eastAsia"/>
        </w:rPr>
        <w:t>DATE</w:t>
      </w:r>
      <w:r>
        <w:rPr>
          <w:rFonts w:hint="eastAsia"/>
        </w:rPr>
        <w:t>、</w:t>
      </w:r>
      <w:r>
        <w:rPr>
          <w:rFonts w:hint="eastAsia"/>
        </w:rPr>
        <w:t>RANK</w:t>
      </w:r>
      <w:r>
        <w:rPr>
          <w:rFonts w:hint="eastAsia"/>
        </w:rPr>
        <w:t>、</w:t>
      </w:r>
      <w:r>
        <w:rPr>
          <w:rFonts w:hint="eastAsia"/>
        </w:rPr>
        <w:t>ORDER</w:t>
      </w:r>
      <w:r>
        <w:rPr>
          <w:rFonts w:hint="eastAsia"/>
        </w:rPr>
        <w:t>、</w:t>
      </w:r>
      <w:r>
        <w:rPr>
          <w:rFonts w:hint="eastAsia"/>
        </w:rPr>
        <w:t>LIMIT</w:t>
      </w:r>
      <w:r>
        <w:rPr>
          <w:rFonts w:hint="eastAsia"/>
        </w:rPr>
        <w:t>、</w:t>
      </w:r>
      <w:r>
        <w:rPr>
          <w:rFonts w:hint="eastAsia"/>
        </w:rPr>
        <w:t>VALUE</w:t>
      </w:r>
      <w:r>
        <w:rPr>
          <w:rFonts w:hint="eastAsia"/>
        </w:rPr>
        <w:t>等</w:t>
      </w:r>
      <w:r>
        <w:t>；</w:t>
      </w:r>
    </w:p>
    <w:p w:rsidR="00C93676" w:rsidRDefault="00F45B85">
      <w:pPr>
        <w:pStyle w:val="af3"/>
      </w:pPr>
      <w:r>
        <w:rPr>
          <w:rFonts w:hint="eastAsia"/>
        </w:rPr>
        <w:t>创建</w:t>
      </w:r>
      <w:r>
        <w:rPr>
          <w:rFonts w:hint="eastAsia"/>
        </w:rPr>
        <w:t>数据库对象</w:t>
      </w:r>
      <w:r>
        <w:rPr>
          <w:rFonts w:hint="eastAsia"/>
        </w:rPr>
        <w:t>时</w:t>
      </w:r>
      <w:r>
        <w:t>不得</w:t>
      </w:r>
      <w:r>
        <w:rPr>
          <w:rFonts w:hint="eastAsia"/>
        </w:rPr>
        <w:t>使用带有双引号（</w:t>
      </w:r>
      <w:r>
        <w:rPr>
          <w:rFonts w:hint="eastAsia"/>
        </w:rPr>
        <w:t>""</w:t>
      </w:r>
      <w:r>
        <w:rPr>
          <w:rFonts w:hint="eastAsia"/>
        </w:rPr>
        <w:t>）的命名方式</w:t>
      </w:r>
      <w:r>
        <w:rPr>
          <w:rFonts w:hint="eastAsia"/>
        </w:rPr>
        <w:t>。</w:t>
      </w:r>
      <w:proofErr w:type="spellStart"/>
      <w:r>
        <w:rPr>
          <w:rFonts w:hint="eastAsia"/>
          <w:lang w:eastAsia="en-US"/>
        </w:rPr>
        <w:t>如：应使用</w:t>
      </w:r>
      <w:r>
        <w:rPr>
          <w:rFonts w:hint="eastAsia"/>
          <w:lang w:eastAsia="en-US"/>
        </w:rPr>
        <w:t>create</w:t>
      </w:r>
      <w:proofErr w:type="spellEnd"/>
      <w:r>
        <w:rPr>
          <w:rFonts w:hint="eastAsia"/>
          <w:lang w:eastAsia="en-US"/>
        </w:rPr>
        <w:t xml:space="preserve"> table </w:t>
      </w:r>
      <w:proofErr w:type="spellStart"/>
      <w:r>
        <w:rPr>
          <w:rFonts w:hint="eastAsia"/>
        </w:rPr>
        <w:t>HEPS_EVENT_</w:t>
      </w:r>
      <w:r>
        <w:rPr>
          <w:lang w:eastAsia="en-US"/>
        </w:rPr>
        <w:t>BAK</w:t>
      </w:r>
      <w:r>
        <w:rPr>
          <w:rFonts w:hint="eastAsia"/>
          <w:lang w:eastAsia="en-US"/>
        </w:rPr>
        <w:t>，不</w:t>
      </w:r>
      <w:r>
        <w:rPr>
          <w:lang w:eastAsia="en-US"/>
        </w:rPr>
        <w:t>得</w:t>
      </w:r>
      <w:r>
        <w:rPr>
          <w:rFonts w:hint="eastAsia"/>
          <w:lang w:eastAsia="en-US"/>
        </w:rPr>
        <w:t>使用</w:t>
      </w:r>
      <w:r>
        <w:rPr>
          <w:rFonts w:hint="eastAsia"/>
          <w:lang w:eastAsia="en-US"/>
        </w:rPr>
        <w:t>create</w:t>
      </w:r>
      <w:proofErr w:type="spellEnd"/>
      <w:r>
        <w:rPr>
          <w:rFonts w:hint="eastAsia"/>
          <w:lang w:eastAsia="en-US"/>
        </w:rPr>
        <w:t xml:space="preserve"> table "</w:t>
      </w:r>
      <w:r>
        <w:rPr>
          <w:rFonts w:hint="eastAsia"/>
        </w:rPr>
        <w:t>HEPS_EVENT_</w:t>
      </w:r>
      <w:r>
        <w:rPr>
          <w:lang w:eastAsia="en-US"/>
        </w:rPr>
        <w:t>BAK</w:t>
      </w:r>
      <w:r>
        <w:rPr>
          <w:rFonts w:hint="eastAsia"/>
          <w:lang w:eastAsia="en-US"/>
        </w:rPr>
        <w:t>"</w:t>
      </w:r>
      <w:r>
        <w:rPr>
          <w:lang w:eastAsia="en-US"/>
        </w:rPr>
        <w:t>；</w:t>
      </w:r>
    </w:p>
    <w:p w:rsidR="00C93676" w:rsidRDefault="00F45B85">
      <w:pPr>
        <w:pStyle w:val="af3"/>
      </w:pPr>
      <w:r>
        <w:t>不得</w:t>
      </w:r>
      <w:r>
        <w:rPr>
          <w:rFonts w:hint="eastAsia"/>
        </w:rPr>
        <w:t>使用汉语拼音或者拼音首字母</w:t>
      </w:r>
      <w:proofErr w:type="gramStart"/>
      <w:r>
        <w:rPr>
          <w:rFonts w:hint="eastAsia"/>
        </w:rPr>
        <w:t>缩写</w:t>
      </w:r>
      <w:r>
        <w:rPr>
          <w:rFonts w:hint="eastAsia"/>
        </w:rPr>
        <w:t>做</w:t>
      </w:r>
      <w:proofErr w:type="gramEnd"/>
      <w:r>
        <w:rPr>
          <w:rFonts w:hint="eastAsia"/>
        </w:rPr>
        <w:t>数据库</w:t>
      </w:r>
      <w:r>
        <w:rPr>
          <w:rFonts w:hint="eastAsia"/>
        </w:rPr>
        <w:t>对象名</w:t>
      </w:r>
      <w:r>
        <w:t>；</w:t>
      </w:r>
    </w:p>
    <w:p w:rsidR="00C93676" w:rsidRDefault="00F45B85">
      <w:pPr>
        <w:pStyle w:val="af3"/>
      </w:pPr>
      <w:r>
        <w:rPr>
          <w:rFonts w:hint="eastAsia"/>
        </w:rPr>
        <w:lastRenderedPageBreak/>
        <w:t>如非特殊需要，数据库对象名称</w:t>
      </w:r>
      <w:r>
        <w:t>应</w:t>
      </w:r>
      <w:r>
        <w:rPr>
          <w:rFonts w:hint="eastAsia"/>
        </w:rPr>
        <w:t>统一大写</w:t>
      </w:r>
      <w:r>
        <w:t>；</w:t>
      </w:r>
    </w:p>
    <w:p w:rsidR="00C93676" w:rsidRDefault="00F45B85">
      <w:pPr>
        <w:pStyle w:val="af3"/>
      </w:pPr>
      <w:r>
        <w:t>字符集优先选用</w:t>
      </w:r>
      <w:r>
        <w:t>UTF-8</w:t>
      </w:r>
      <w:r>
        <w:t>。</w:t>
      </w:r>
    </w:p>
    <w:p w:rsidR="00C93676" w:rsidRDefault="00F45B85">
      <w:pPr>
        <w:pStyle w:val="afa"/>
        <w:numPr>
          <w:ilvl w:val="2"/>
          <w:numId w:val="6"/>
        </w:numPr>
      </w:pPr>
      <w:r>
        <w:t>用户命名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用户命名</w:t>
      </w:r>
      <w:r>
        <w:rPr>
          <w:szCs w:val="2"/>
        </w:rPr>
        <w:t>设计</w:t>
      </w:r>
      <w:r>
        <w:rPr>
          <w:rFonts w:hint="eastAsia"/>
          <w:szCs w:val="2"/>
        </w:rPr>
        <w:t>，在实践中须遵循如下原则：</w:t>
      </w:r>
    </w:p>
    <w:p w:rsidR="00C93676" w:rsidRDefault="00F45B85">
      <w:pPr>
        <w:pStyle w:val="af3"/>
        <w:numPr>
          <w:ilvl w:val="0"/>
          <w:numId w:val="33"/>
        </w:numPr>
      </w:pPr>
      <w:r>
        <w:rPr>
          <w:rFonts w:hint="eastAsia"/>
        </w:rPr>
        <w:t>每个应用</w:t>
      </w:r>
      <w:r>
        <w:t>应</w:t>
      </w:r>
      <w:r>
        <w:rPr>
          <w:rFonts w:hint="eastAsia"/>
        </w:rPr>
        <w:t>创建单独的数据库用户，数据库用户名中</w:t>
      </w:r>
      <w:r>
        <w:t>应</w:t>
      </w:r>
      <w:r>
        <w:rPr>
          <w:rFonts w:hint="eastAsia"/>
        </w:rPr>
        <w:t>包含</w:t>
      </w:r>
      <w:r>
        <w:t>应用</w:t>
      </w:r>
      <w:r>
        <w:rPr>
          <w:rFonts w:hint="eastAsia"/>
        </w:rPr>
        <w:t>简称</w:t>
      </w:r>
      <w:r>
        <w:rPr>
          <w:rFonts w:hint="eastAsia"/>
        </w:rPr>
        <w:t>，做到见名知义</w:t>
      </w:r>
      <w:r>
        <w:t>；</w:t>
      </w:r>
    </w:p>
    <w:p w:rsidR="00C93676" w:rsidRDefault="00F45B85">
      <w:pPr>
        <w:pStyle w:val="af3"/>
        <w:numPr>
          <w:ilvl w:val="0"/>
          <w:numId w:val="33"/>
        </w:numPr>
      </w:pPr>
      <w:r>
        <w:rPr>
          <w:rFonts w:hint="eastAsia"/>
        </w:rPr>
        <w:t>用户名简洁，</w:t>
      </w:r>
      <w:r>
        <w:rPr>
          <w:rFonts w:hint="eastAsia"/>
        </w:rPr>
        <w:t>长度</w:t>
      </w:r>
      <w:r>
        <w:t>应</w:t>
      </w:r>
      <w:r>
        <w:rPr>
          <w:rFonts w:hint="eastAsia"/>
        </w:rPr>
        <w:t>在</w:t>
      </w:r>
      <w:r>
        <w:rPr>
          <w:rFonts w:hint="eastAsia"/>
        </w:rPr>
        <w:t>30</w:t>
      </w:r>
      <w:r>
        <w:rPr>
          <w:rFonts w:hint="eastAsia"/>
        </w:rPr>
        <w:t>个字符</w:t>
      </w:r>
      <w:r>
        <w:rPr>
          <w:rFonts w:hint="eastAsia"/>
        </w:rPr>
        <w:t>以内。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表命名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表命名，在实践中须遵循如下原则：</w:t>
      </w:r>
    </w:p>
    <w:p w:rsidR="00C93676" w:rsidRDefault="00F45B85">
      <w:pPr>
        <w:pStyle w:val="af3"/>
        <w:numPr>
          <w:ilvl w:val="0"/>
          <w:numId w:val="34"/>
        </w:numPr>
      </w:pPr>
      <w:r>
        <w:rPr>
          <w:rFonts w:hint="eastAsia"/>
        </w:rPr>
        <w:t>表名</w:t>
      </w:r>
      <w:r>
        <w:t>应</w:t>
      </w:r>
      <w:r>
        <w:rPr>
          <w:rFonts w:hint="eastAsia"/>
        </w:rPr>
        <w:t>包含</w:t>
      </w:r>
      <w:r>
        <w:t>应用</w:t>
      </w:r>
      <w:r>
        <w:rPr>
          <w:rFonts w:hint="eastAsia"/>
        </w:rPr>
        <w:t>简称，并能表达业务含义，长度</w:t>
      </w:r>
      <w:r>
        <w:rPr>
          <w:rFonts w:hint="eastAsia"/>
        </w:rPr>
        <w:t>40</w:t>
      </w:r>
      <w:r>
        <w:rPr>
          <w:rFonts w:hint="eastAsia"/>
        </w:rPr>
        <w:t>个字符以内</w:t>
      </w:r>
      <w:r>
        <w:t>；</w:t>
      </w:r>
    </w:p>
    <w:p w:rsidR="00C93676" w:rsidRDefault="00F45B85">
      <w:pPr>
        <w:pStyle w:val="af3"/>
        <w:numPr>
          <w:ilvl w:val="0"/>
          <w:numId w:val="34"/>
        </w:numPr>
      </w:pPr>
      <w:r>
        <w:rPr>
          <w:rFonts w:hint="eastAsia"/>
        </w:rPr>
        <w:t>预录入表前缀</w:t>
      </w:r>
      <w:r>
        <w:rPr>
          <w:rFonts w:hint="eastAsia"/>
        </w:rPr>
        <w:t>PRE</w:t>
      </w:r>
      <w:r>
        <w:rPr>
          <w:rFonts w:hint="eastAsia"/>
        </w:rPr>
        <w:t>，执法表</w:t>
      </w:r>
      <w:r>
        <w:rPr>
          <w:rFonts w:hint="eastAsia"/>
        </w:rPr>
        <w:t>CUR</w:t>
      </w:r>
      <w:r>
        <w:rPr>
          <w:rFonts w:hint="eastAsia"/>
        </w:rPr>
        <w:t>（</w:t>
      </w:r>
      <w:proofErr w:type="gramStart"/>
      <w:r>
        <w:rPr>
          <w:rFonts w:hint="eastAsia"/>
        </w:rPr>
        <w:t>电子口岸</w:t>
      </w:r>
      <w:proofErr w:type="gramEnd"/>
      <w:r>
        <w:rPr>
          <w:rFonts w:hint="eastAsia"/>
        </w:rPr>
        <w:t>专网），参数表包含</w:t>
      </w:r>
      <w:r>
        <w:rPr>
          <w:rFonts w:hint="eastAsia"/>
        </w:rPr>
        <w:t>PARA</w:t>
      </w:r>
      <w:r>
        <w:rPr>
          <w:rFonts w:hint="eastAsia"/>
        </w:rPr>
        <w:t>，来自其他系统的表前缀</w:t>
      </w:r>
      <w:r>
        <w:rPr>
          <w:rFonts w:hint="eastAsia"/>
        </w:rPr>
        <w:t>COPY_</w:t>
      </w:r>
      <w:r>
        <w:rPr>
          <w:rFonts w:hint="eastAsia"/>
        </w:rPr>
        <w:t>应用名（如：</w:t>
      </w:r>
      <w:r>
        <w:rPr>
          <w:rFonts w:hint="eastAsia"/>
        </w:rPr>
        <w:t>COPY_H2K_</w:t>
      </w:r>
      <w:r>
        <w:rPr>
          <w:rFonts w:hint="eastAsia"/>
        </w:rPr>
        <w:t>表名），</w:t>
      </w:r>
      <w:proofErr w:type="gramStart"/>
      <w:r>
        <w:rPr>
          <w:rFonts w:hint="eastAsia"/>
        </w:rPr>
        <w:t>表头表后缀</w:t>
      </w:r>
      <w:proofErr w:type="gramEnd"/>
      <w:r>
        <w:rPr>
          <w:rFonts w:hint="eastAsia"/>
        </w:rPr>
        <w:t>HEAD</w:t>
      </w:r>
      <w:r>
        <w:rPr>
          <w:rFonts w:hint="eastAsia"/>
        </w:rPr>
        <w:t>，表体表后缀</w:t>
      </w:r>
      <w:r>
        <w:rPr>
          <w:rFonts w:hint="eastAsia"/>
        </w:rPr>
        <w:t>LIST</w:t>
      </w:r>
      <w:r>
        <w:rPr>
          <w:rFonts w:hint="eastAsia"/>
        </w:rPr>
        <w:t>，日志表后缀</w:t>
      </w:r>
      <w:r>
        <w:rPr>
          <w:rFonts w:hint="eastAsia"/>
        </w:rPr>
        <w:t>LOG</w:t>
      </w:r>
      <w:r>
        <w:rPr>
          <w:rFonts w:hint="eastAsia"/>
        </w:rPr>
        <w:t>，应用使用的临时表后缀</w:t>
      </w:r>
      <w:r>
        <w:rPr>
          <w:rFonts w:hint="eastAsia"/>
        </w:rPr>
        <w:t>TMP</w:t>
      </w:r>
      <w:r>
        <w:rPr>
          <w:rFonts w:hint="eastAsia"/>
        </w:rPr>
        <w:t>（如：</w:t>
      </w:r>
      <w:r>
        <w:rPr>
          <w:rFonts w:hint="eastAsia"/>
        </w:rPr>
        <w:t>HEPS_EVENT_TMP</w:t>
      </w:r>
      <w:r>
        <w:rPr>
          <w:rFonts w:hint="eastAsia"/>
        </w:rPr>
        <w:t>），异常表后缀</w:t>
      </w:r>
      <w:r>
        <w:rPr>
          <w:rFonts w:hint="eastAsia"/>
        </w:rPr>
        <w:t>EXCEPTION</w:t>
      </w:r>
      <w:r>
        <w:rPr>
          <w:rFonts w:hint="eastAsia"/>
        </w:rPr>
        <w:t>（如：</w:t>
      </w:r>
      <w:r>
        <w:rPr>
          <w:rFonts w:hint="eastAsia"/>
        </w:rPr>
        <w:t>HEPS_EVENT_EXCEPTION</w:t>
      </w:r>
      <w:r>
        <w:rPr>
          <w:rFonts w:hint="eastAsia"/>
        </w:rPr>
        <w:t>），备份表后缀</w:t>
      </w:r>
      <w:r>
        <w:rPr>
          <w:rFonts w:hint="eastAsia"/>
        </w:rPr>
        <w:t>BAK</w:t>
      </w:r>
      <w:r>
        <w:rPr>
          <w:rFonts w:hint="eastAsia"/>
        </w:rPr>
        <w:t>（如：</w:t>
      </w:r>
      <w:r>
        <w:rPr>
          <w:rFonts w:hint="eastAsia"/>
        </w:rPr>
        <w:t>HEPS_EVENT_BAK</w:t>
      </w:r>
      <w:r>
        <w:rPr>
          <w:rFonts w:hint="eastAsia"/>
        </w:rPr>
        <w:t>）</w:t>
      </w:r>
      <w:r>
        <w:t>；</w:t>
      </w:r>
    </w:p>
    <w:p w:rsidR="00C93676" w:rsidRDefault="00F45B85">
      <w:pPr>
        <w:pStyle w:val="af3"/>
        <w:numPr>
          <w:ilvl w:val="0"/>
          <w:numId w:val="34"/>
        </w:numPr>
      </w:pPr>
      <w:r>
        <w:rPr>
          <w:rFonts w:hint="eastAsia"/>
        </w:rPr>
        <w:t>运</w:t>
      </w:r>
      <w:proofErr w:type="gramStart"/>
      <w:r>
        <w:rPr>
          <w:rFonts w:hint="eastAsia"/>
        </w:rPr>
        <w:t>维过程</w:t>
      </w:r>
      <w:proofErr w:type="gramEnd"/>
      <w:r>
        <w:rPr>
          <w:rFonts w:hint="eastAsia"/>
        </w:rPr>
        <w:t>中产生的、应用</w:t>
      </w:r>
      <w:proofErr w:type="gramStart"/>
      <w:r>
        <w:rPr>
          <w:rFonts w:hint="eastAsia"/>
        </w:rPr>
        <w:t>不访问</w:t>
      </w:r>
      <w:proofErr w:type="gramEnd"/>
      <w:r>
        <w:rPr>
          <w:rFonts w:hint="eastAsia"/>
        </w:rPr>
        <w:t>的备份表以表名</w:t>
      </w:r>
      <w:r>
        <w:rPr>
          <w:rFonts w:hint="eastAsia"/>
        </w:rPr>
        <w:t>_</w:t>
      </w:r>
      <w:r>
        <w:rPr>
          <w:rFonts w:hint="eastAsia"/>
        </w:rPr>
        <w:t>备份人姓名缩写</w:t>
      </w:r>
      <w:r>
        <w:rPr>
          <w:rFonts w:hint="eastAsia"/>
        </w:rPr>
        <w:t>+</w:t>
      </w:r>
      <w:r>
        <w:rPr>
          <w:rFonts w:hint="eastAsia"/>
        </w:rPr>
        <w:t>备份年月日为后缀（如：</w:t>
      </w:r>
      <w:r>
        <w:rPr>
          <w:rFonts w:hint="eastAsia"/>
        </w:rPr>
        <w:t>HEPS_EVENT_XF20230</w:t>
      </w:r>
      <w:r>
        <w:rPr>
          <w:rFonts w:hint="eastAsia"/>
        </w:rPr>
        <w:t>313</w:t>
      </w:r>
      <w:r>
        <w:rPr>
          <w:rFonts w:hint="eastAsia"/>
        </w:rPr>
        <w:t>）。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字段名称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字段命名，在实践中须遵循如下原则：</w:t>
      </w:r>
    </w:p>
    <w:p w:rsidR="00C93676" w:rsidRDefault="00F45B85">
      <w:pPr>
        <w:pStyle w:val="af3"/>
        <w:numPr>
          <w:ilvl w:val="0"/>
          <w:numId w:val="35"/>
        </w:numPr>
      </w:pPr>
      <w:r>
        <w:rPr>
          <w:rFonts w:hint="eastAsia"/>
        </w:rPr>
        <w:t>字段的命名</w:t>
      </w:r>
      <w:r>
        <w:t>应</w:t>
      </w:r>
      <w:r>
        <w:rPr>
          <w:rFonts w:hint="eastAsia"/>
        </w:rPr>
        <w:t>能表达字段的业务含义，长度</w:t>
      </w:r>
      <w:r>
        <w:rPr>
          <w:rFonts w:hint="eastAsia"/>
        </w:rPr>
        <w:t>40</w:t>
      </w:r>
      <w:r>
        <w:rPr>
          <w:rFonts w:hint="eastAsia"/>
        </w:rPr>
        <w:t>个字符以内</w:t>
      </w:r>
      <w:r>
        <w:t>；</w:t>
      </w:r>
    </w:p>
    <w:p w:rsidR="00C93676" w:rsidRDefault="00F45B85">
      <w:pPr>
        <w:pStyle w:val="af3"/>
        <w:numPr>
          <w:ilvl w:val="0"/>
          <w:numId w:val="35"/>
        </w:numPr>
      </w:pPr>
      <w:r>
        <w:rPr>
          <w:rFonts w:hint="eastAsia"/>
        </w:rPr>
        <w:t>日期字段：精确到日期的以</w:t>
      </w:r>
      <w:r>
        <w:rPr>
          <w:rFonts w:hint="eastAsia"/>
        </w:rPr>
        <w:t>DATE</w:t>
      </w:r>
      <w:r>
        <w:rPr>
          <w:rFonts w:hint="eastAsia"/>
        </w:rPr>
        <w:t>作为后缀，如：</w:t>
      </w:r>
      <w:r>
        <w:rPr>
          <w:rFonts w:hint="eastAsia"/>
        </w:rPr>
        <w:t>DECL_DATE</w:t>
      </w:r>
      <w:r>
        <w:rPr>
          <w:rFonts w:hint="eastAsia"/>
        </w:rPr>
        <w:t>表示申报日期</w:t>
      </w:r>
      <w:r>
        <w:t>；</w:t>
      </w:r>
    </w:p>
    <w:p w:rsidR="00C93676" w:rsidRDefault="00F45B85">
      <w:pPr>
        <w:pStyle w:val="af3"/>
        <w:numPr>
          <w:ilvl w:val="0"/>
          <w:numId w:val="35"/>
        </w:numPr>
      </w:pPr>
      <w:r>
        <w:rPr>
          <w:rFonts w:hint="eastAsia"/>
        </w:rPr>
        <w:t>时间字段：精确到时间的以</w:t>
      </w:r>
      <w:r>
        <w:rPr>
          <w:rFonts w:hint="eastAsia"/>
        </w:rPr>
        <w:t>TIME</w:t>
      </w:r>
      <w:r>
        <w:rPr>
          <w:rFonts w:hint="eastAsia"/>
        </w:rPr>
        <w:t>作为后缀，如：</w:t>
      </w:r>
      <w:r>
        <w:rPr>
          <w:rFonts w:hint="eastAsia"/>
        </w:rPr>
        <w:t>REC_CREATE_TIME</w:t>
      </w:r>
      <w:r>
        <w:rPr>
          <w:rFonts w:hint="eastAsia"/>
        </w:rPr>
        <w:t>表示记录生成的时间</w:t>
      </w:r>
      <w:r>
        <w:t>；</w:t>
      </w:r>
    </w:p>
    <w:p w:rsidR="00C93676" w:rsidRDefault="00F45B85">
      <w:pPr>
        <w:pStyle w:val="af3"/>
        <w:numPr>
          <w:ilvl w:val="0"/>
          <w:numId w:val="35"/>
        </w:numPr>
      </w:pPr>
      <w:r>
        <w:t>全系统范围内，</w:t>
      </w:r>
      <w:r>
        <w:rPr>
          <w:rFonts w:hint="eastAsia"/>
        </w:rPr>
        <w:t>避免同义</w:t>
      </w:r>
      <w:r>
        <w:t>异</w:t>
      </w:r>
      <w:r>
        <w:rPr>
          <w:rFonts w:hint="eastAsia"/>
        </w:rPr>
        <w:t>名，不同表中有关联关系的字段命名要一致</w:t>
      </w:r>
      <w:r>
        <w:t>；</w:t>
      </w:r>
    </w:p>
    <w:p w:rsidR="00C93676" w:rsidRDefault="00F45B85">
      <w:pPr>
        <w:pStyle w:val="af3"/>
        <w:numPr>
          <w:ilvl w:val="0"/>
          <w:numId w:val="35"/>
        </w:numPr>
      </w:pPr>
      <w:r>
        <w:t>全系统范围内，</w:t>
      </w:r>
      <w:r>
        <w:rPr>
          <w:rFonts w:hint="eastAsia"/>
        </w:rPr>
        <w:t>避免同名</w:t>
      </w:r>
      <w:r>
        <w:t>异</w:t>
      </w:r>
      <w:r>
        <w:rPr>
          <w:rFonts w:hint="eastAsia"/>
        </w:rPr>
        <w:t>义，不同表中没有关联关系的字段命名应不同，可以通过增加定语来区分。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主键、索引命名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主键、索引的名称，</w:t>
      </w:r>
      <w:r>
        <w:rPr>
          <w:szCs w:val="2"/>
        </w:rPr>
        <w:t>在</w:t>
      </w:r>
      <w:r>
        <w:rPr>
          <w:rFonts w:hint="eastAsia"/>
          <w:szCs w:val="2"/>
        </w:rPr>
        <w:t>实践中须遵循如下原则：</w:t>
      </w:r>
    </w:p>
    <w:p w:rsidR="00C93676" w:rsidRDefault="00F45B85">
      <w:pPr>
        <w:pStyle w:val="af3"/>
        <w:numPr>
          <w:ilvl w:val="0"/>
          <w:numId w:val="36"/>
        </w:numPr>
      </w:pPr>
      <w:r>
        <w:rPr>
          <w:rFonts w:hint="eastAsia"/>
        </w:rPr>
        <w:t>主键、索引</w:t>
      </w:r>
      <w:r>
        <w:t>名称</w:t>
      </w:r>
      <w:r>
        <w:rPr>
          <w:rFonts w:hint="eastAsia"/>
        </w:rPr>
        <w:t>长度应在</w:t>
      </w:r>
      <w:r>
        <w:rPr>
          <w:rFonts w:hint="eastAsia"/>
        </w:rPr>
        <w:t>40</w:t>
      </w:r>
      <w:r>
        <w:rPr>
          <w:rFonts w:hint="eastAsia"/>
        </w:rPr>
        <w:t>个字符以内。如果过长可对主键、索引名进行缩写</w:t>
      </w:r>
      <w:r>
        <w:t>；</w:t>
      </w:r>
    </w:p>
    <w:p w:rsidR="00C93676" w:rsidRDefault="00F45B85">
      <w:pPr>
        <w:pStyle w:val="af3"/>
        <w:numPr>
          <w:ilvl w:val="0"/>
          <w:numId w:val="36"/>
        </w:numPr>
      </w:pPr>
      <w:r>
        <w:rPr>
          <w:rFonts w:hint="eastAsia"/>
        </w:rPr>
        <w:t>主键命名格式</w:t>
      </w:r>
      <w:r>
        <w:t>应</w:t>
      </w:r>
      <w:r>
        <w:rPr>
          <w:rFonts w:hint="eastAsia"/>
        </w:rPr>
        <w:t>为</w:t>
      </w:r>
      <w:r>
        <w:rPr>
          <w:rFonts w:hint="eastAsia"/>
        </w:rPr>
        <w:t>PK_</w:t>
      </w:r>
      <w:r>
        <w:rPr>
          <w:rFonts w:hint="eastAsia"/>
        </w:rPr>
        <w:t>表名</w:t>
      </w:r>
      <w:r>
        <w:t>；</w:t>
      </w:r>
    </w:p>
    <w:p w:rsidR="00C93676" w:rsidRDefault="00F45B85">
      <w:pPr>
        <w:pStyle w:val="af3"/>
        <w:numPr>
          <w:ilvl w:val="0"/>
          <w:numId w:val="36"/>
        </w:numPr>
      </w:pPr>
      <w:r>
        <w:rPr>
          <w:rFonts w:hint="eastAsia"/>
        </w:rPr>
        <w:t>唯一索引命名格式</w:t>
      </w:r>
      <w:r>
        <w:t>应</w:t>
      </w:r>
      <w:r>
        <w:rPr>
          <w:rFonts w:hint="eastAsia"/>
        </w:rPr>
        <w:t>为</w:t>
      </w:r>
      <w:r>
        <w:rPr>
          <w:rFonts w:hint="eastAsia"/>
        </w:rPr>
        <w:t>UK_</w:t>
      </w:r>
      <w:r>
        <w:rPr>
          <w:rFonts w:hint="eastAsia"/>
        </w:rPr>
        <w:t>表名</w:t>
      </w:r>
      <w:r>
        <w:rPr>
          <w:rFonts w:hint="eastAsia"/>
        </w:rPr>
        <w:t>，多个唯一索引以</w:t>
      </w:r>
      <w:r>
        <w:rPr>
          <w:rFonts w:hint="eastAsia"/>
        </w:rPr>
        <w:t>数字序号（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）</w:t>
      </w:r>
      <w:r>
        <w:rPr>
          <w:rFonts w:hint="eastAsia"/>
        </w:rPr>
        <w:t>进行区分</w:t>
      </w:r>
      <w:r>
        <w:t>；</w:t>
      </w:r>
    </w:p>
    <w:p w:rsidR="00C93676" w:rsidRDefault="00F45B85">
      <w:pPr>
        <w:pStyle w:val="af3"/>
        <w:numPr>
          <w:ilvl w:val="0"/>
          <w:numId w:val="36"/>
        </w:numPr>
      </w:pPr>
      <w:r>
        <w:rPr>
          <w:rFonts w:hint="eastAsia"/>
        </w:rPr>
        <w:t>普通</w:t>
      </w:r>
      <w:r>
        <w:rPr>
          <w:rFonts w:hint="eastAsia"/>
        </w:rPr>
        <w:t>索引命名格式</w:t>
      </w:r>
      <w:r>
        <w:t>应</w:t>
      </w:r>
      <w:r>
        <w:rPr>
          <w:rFonts w:hint="eastAsia"/>
        </w:rPr>
        <w:t>为</w:t>
      </w:r>
      <w:r>
        <w:rPr>
          <w:rFonts w:hint="eastAsia"/>
        </w:rPr>
        <w:t>IX_</w:t>
      </w:r>
      <w:r>
        <w:rPr>
          <w:rFonts w:hint="eastAsia"/>
        </w:rPr>
        <w:t>表名</w:t>
      </w:r>
      <w:r>
        <w:rPr>
          <w:rFonts w:hint="eastAsia"/>
        </w:rPr>
        <w:t>，多个普通索引以</w:t>
      </w:r>
      <w:r>
        <w:rPr>
          <w:rFonts w:hint="eastAsia"/>
        </w:rPr>
        <w:t>数字序号（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）</w:t>
      </w:r>
      <w:r>
        <w:rPr>
          <w:rFonts w:hint="eastAsia"/>
        </w:rPr>
        <w:t>进行区分。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其他命名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序列、函数、存储过程命名，</w:t>
      </w:r>
      <w:r>
        <w:rPr>
          <w:szCs w:val="2"/>
        </w:rPr>
        <w:t>在</w:t>
      </w:r>
      <w:r>
        <w:rPr>
          <w:rFonts w:hint="eastAsia"/>
          <w:szCs w:val="2"/>
        </w:rPr>
        <w:t>实践中须遵循如下原则：</w:t>
      </w:r>
    </w:p>
    <w:p w:rsidR="00C93676" w:rsidRDefault="00F45B85">
      <w:pPr>
        <w:pStyle w:val="af3"/>
        <w:numPr>
          <w:ilvl w:val="0"/>
          <w:numId w:val="37"/>
        </w:numPr>
        <w:rPr>
          <w:rFonts w:cs="Helvetica"/>
        </w:rPr>
      </w:pPr>
      <w:r>
        <w:rPr>
          <w:rFonts w:cs="Helvetica" w:hint="eastAsia"/>
        </w:rPr>
        <w:t>序列命名</w:t>
      </w:r>
      <w:r>
        <w:rPr>
          <w:rFonts w:cs="Helvetica" w:hint="eastAsia"/>
        </w:rPr>
        <w:t>应以</w:t>
      </w:r>
      <w:r>
        <w:rPr>
          <w:rFonts w:cs="Helvetica" w:hint="eastAsia"/>
        </w:rPr>
        <w:t>SEQ_</w:t>
      </w:r>
      <w:r>
        <w:rPr>
          <w:rFonts w:cs="Helvetica" w:hint="eastAsia"/>
        </w:rPr>
        <w:t>开头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37"/>
        </w:numPr>
        <w:rPr>
          <w:rFonts w:cs="Helvetica"/>
        </w:rPr>
      </w:pPr>
      <w:r>
        <w:rPr>
          <w:rFonts w:cs="Helvetica" w:hint="eastAsia"/>
        </w:rPr>
        <w:t>存储过程命名</w:t>
      </w:r>
      <w:r>
        <w:rPr>
          <w:rFonts w:cs="Helvetica" w:hint="eastAsia"/>
        </w:rPr>
        <w:t>应以</w:t>
      </w:r>
      <w:r>
        <w:rPr>
          <w:rFonts w:cs="Helvetica" w:hint="eastAsia"/>
        </w:rPr>
        <w:t>PROC_</w:t>
      </w:r>
      <w:r>
        <w:rPr>
          <w:rFonts w:cs="Helvetica" w:hint="eastAsia"/>
        </w:rPr>
        <w:t>开头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37"/>
        </w:numPr>
        <w:rPr>
          <w:rFonts w:cs="Helvetica"/>
        </w:rPr>
      </w:pPr>
      <w:r>
        <w:rPr>
          <w:rFonts w:cs="Helvetica" w:hint="eastAsia"/>
        </w:rPr>
        <w:t>函数命名</w:t>
      </w:r>
      <w:r>
        <w:rPr>
          <w:rFonts w:cs="Helvetica" w:hint="eastAsia"/>
        </w:rPr>
        <w:t>应以</w:t>
      </w:r>
      <w:r>
        <w:rPr>
          <w:rFonts w:cs="Helvetica" w:hint="eastAsia"/>
        </w:rPr>
        <w:t>FN_</w:t>
      </w:r>
      <w:r>
        <w:rPr>
          <w:rFonts w:cs="Helvetica" w:hint="eastAsia"/>
        </w:rPr>
        <w:t>开头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37"/>
        </w:numPr>
        <w:rPr>
          <w:rFonts w:cs="Helvetica"/>
        </w:rPr>
      </w:pPr>
      <w:r>
        <w:rPr>
          <w:rFonts w:cs="Helvetica"/>
        </w:rPr>
        <w:t>视图命名应以</w:t>
      </w:r>
      <w:r>
        <w:rPr>
          <w:rFonts w:cs="Helvetica"/>
        </w:rPr>
        <w:t>V_</w:t>
      </w:r>
      <w:r>
        <w:rPr>
          <w:rFonts w:cs="Helvetica" w:hint="eastAsia"/>
        </w:rPr>
        <w:t>开头</w:t>
      </w:r>
      <w:r>
        <w:rPr>
          <w:rFonts w:cs="Helvetica"/>
        </w:rPr>
        <w:t>。</w:t>
      </w:r>
    </w:p>
    <w:p w:rsidR="00C93676" w:rsidRDefault="00F45B85">
      <w:pPr>
        <w:pStyle w:val="a2"/>
        <w:tabs>
          <w:tab w:val="left" w:pos="0"/>
        </w:tabs>
        <w:spacing w:before="156" w:after="156"/>
      </w:pPr>
      <w:bookmarkStart w:id="24" w:name="_Toc85212479"/>
      <w:r>
        <w:t>表设计</w:t>
      </w:r>
      <w:bookmarkEnd w:id="24"/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主键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主键设计，</w:t>
      </w:r>
      <w:r>
        <w:rPr>
          <w:szCs w:val="2"/>
        </w:rPr>
        <w:t>在</w:t>
      </w:r>
      <w:r>
        <w:rPr>
          <w:rFonts w:hint="eastAsia"/>
          <w:szCs w:val="2"/>
        </w:rPr>
        <w:t>实践中须遵循如下原则：</w:t>
      </w:r>
    </w:p>
    <w:p w:rsidR="00C93676" w:rsidRDefault="00F45B85">
      <w:pPr>
        <w:pStyle w:val="af3"/>
        <w:numPr>
          <w:ilvl w:val="0"/>
          <w:numId w:val="38"/>
        </w:numPr>
        <w:rPr>
          <w:rFonts w:cs="Helvetica"/>
        </w:rPr>
      </w:pPr>
      <w:r>
        <w:rPr>
          <w:rFonts w:cs="Helvetica"/>
        </w:rPr>
        <w:t>数据表应</w:t>
      </w:r>
      <w:r>
        <w:rPr>
          <w:rFonts w:cs="Helvetica" w:hint="eastAsia"/>
        </w:rPr>
        <w:t>含有主键（</w:t>
      </w:r>
      <w:r>
        <w:rPr>
          <w:rFonts w:cs="Helvetica"/>
        </w:rPr>
        <w:t>不涉及业务、不做双中心数据同步的</w:t>
      </w:r>
      <w:r>
        <w:rPr>
          <w:rFonts w:cs="Helvetica" w:hint="eastAsia"/>
        </w:rPr>
        <w:t>技术日志表除外），</w:t>
      </w:r>
      <w:r>
        <w:rPr>
          <w:rFonts w:cs="Helvetica"/>
        </w:rPr>
        <w:t>主键值不得直接修改；</w:t>
      </w:r>
    </w:p>
    <w:p w:rsidR="00C93676" w:rsidRDefault="00F45B85">
      <w:pPr>
        <w:pStyle w:val="af3"/>
        <w:numPr>
          <w:ilvl w:val="0"/>
          <w:numId w:val="38"/>
        </w:numPr>
        <w:rPr>
          <w:rFonts w:cs="Helvetica"/>
        </w:rPr>
      </w:pPr>
      <w:r>
        <w:rPr>
          <w:rFonts w:cs="Helvetica"/>
        </w:rPr>
        <w:t>宜</w:t>
      </w:r>
      <w:r>
        <w:rPr>
          <w:rFonts w:cs="Helvetica" w:hint="eastAsia"/>
        </w:rPr>
        <w:t>采用有序的或趋势增长的字段作为数据库主键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38"/>
        </w:numPr>
        <w:rPr>
          <w:rFonts w:cs="Helvetica"/>
        </w:rPr>
      </w:pPr>
      <w:r>
        <w:rPr>
          <w:rFonts w:cs="Helvetica"/>
        </w:rPr>
        <w:t>审慎</w:t>
      </w:r>
      <w:r>
        <w:rPr>
          <w:rFonts w:cs="Helvetica" w:hint="eastAsia"/>
        </w:rPr>
        <w:t>使用数据库自增列做主键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38"/>
        </w:numPr>
        <w:rPr>
          <w:rFonts w:cs="Helvetica"/>
        </w:rPr>
      </w:pPr>
      <w:r>
        <w:rPr>
          <w:rFonts w:cs="Helvetica" w:hint="eastAsia"/>
        </w:rPr>
        <w:lastRenderedPageBreak/>
        <w:t>需使用自增列做主键时，自增步长应设为</w:t>
      </w:r>
      <w:r>
        <w:rPr>
          <w:rFonts w:cs="Helvetica" w:hint="eastAsia"/>
        </w:rPr>
        <w:t>2</w:t>
      </w:r>
      <w:r>
        <w:rPr>
          <w:rFonts w:cs="Helvetica" w:hint="eastAsia"/>
        </w:rPr>
        <w:t>。自增列不能有业务含义（海关业务网）；</w:t>
      </w:r>
    </w:p>
    <w:p w:rsidR="00C93676" w:rsidRDefault="00F45B85">
      <w:pPr>
        <w:pStyle w:val="af3"/>
        <w:numPr>
          <w:ilvl w:val="0"/>
          <w:numId w:val="38"/>
        </w:numPr>
        <w:rPr>
          <w:rFonts w:cs="Helvetica"/>
        </w:rPr>
      </w:pPr>
      <w:r>
        <w:rPr>
          <w:rFonts w:cs="Helvetica"/>
        </w:rPr>
        <w:t>不得</w:t>
      </w:r>
      <w:r>
        <w:rPr>
          <w:rFonts w:cs="Helvetica" w:hint="eastAsia"/>
        </w:rPr>
        <w:t>单独使用带有自动更新属性的时间戳</w:t>
      </w:r>
      <w:r>
        <w:rPr>
          <w:rFonts w:cs="Helvetica" w:hint="eastAsia"/>
        </w:rPr>
        <w:t>（</w:t>
      </w:r>
      <w:r>
        <w:rPr>
          <w:rFonts w:cs="Helvetica" w:hint="eastAsia"/>
        </w:rPr>
        <w:t>ON UPDATE CURRENT_TIMESTAMP(6))</w:t>
      </w:r>
      <w:r>
        <w:rPr>
          <w:rFonts w:cs="Helvetica" w:hint="eastAsia"/>
        </w:rPr>
        <w:t>作为主键。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分区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分区设计，</w:t>
      </w:r>
      <w:r>
        <w:rPr>
          <w:szCs w:val="2"/>
        </w:rPr>
        <w:t>在</w:t>
      </w:r>
      <w:r>
        <w:rPr>
          <w:rFonts w:hint="eastAsia"/>
          <w:szCs w:val="2"/>
        </w:rPr>
        <w:t>实践中须遵循如下原则：</w:t>
      </w:r>
    </w:p>
    <w:p w:rsidR="00C93676" w:rsidRDefault="00F45B85">
      <w:pPr>
        <w:pStyle w:val="af3"/>
        <w:numPr>
          <w:ilvl w:val="0"/>
          <w:numId w:val="39"/>
        </w:numPr>
        <w:rPr>
          <w:rFonts w:cs="Helvetica"/>
        </w:rPr>
      </w:pPr>
      <w:r>
        <w:rPr>
          <w:rFonts w:cs="Helvetica" w:hint="eastAsia"/>
        </w:rPr>
        <w:t>数据量增长较快的表</w:t>
      </w:r>
      <w:r>
        <w:rPr>
          <w:rFonts w:cs="Helvetica"/>
        </w:rPr>
        <w:t>应</w:t>
      </w:r>
      <w:r>
        <w:rPr>
          <w:rFonts w:cs="Helvetica" w:hint="eastAsia"/>
        </w:rPr>
        <w:t>分区</w:t>
      </w:r>
      <w:r>
        <w:rPr>
          <w:rFonts w:cs="Helvetica"/>
        </w:rPr>
        <w:t>。如：表数据量超过</w:t>
      </w:r>
      <w:r>
        <w:rPr>
          <w:rFonts w:cs="Helvetica"/>
        </w:rPr>
        <w:t>2000</w:t>
      </w:r>
      <w:r>
        <w:rPr>
          <w:rFonts w:cs="Helvetica"/>
        </w:rPr>
        <w:t>万条时设计分区；</w:t>
      </w:r>
    </w:p>
    <w:p w:rsidR="00C93676" w:rsidRDefault="00F45B85">
      <w:pPr>
        <w:pStyle w:val="af3"/>
        <w:numPr>
          <w:ilvl w:val="0"/>
          <w:numId w:val="39"/>
        </w:numPr>
        <w:rPr>
          <w:rFonts w:cs="Helvetica"/>
        </w:rPr>
      </w:pPr>
      <w:r>
        <w:rPr>
          <w:rFonts w:cs="Helvetica"/>
        </w:rPr>
        <w:t>分区表的</w:t>
      </w:r>
      <w:r>
        <w:rPr>
          <w:rFonts w:cs="Helvetica" w:hint="eastAsia"/>
        </w:rPr>
        <w:t>主键、索引</w:t>
      </w:r>
      <w:r>
        <w:rPr>
          <w:rFonts w:cs="Helvetica"/>
        </w:rPr>
        <w:t>应</w:t>
      </w:r>
      <w:r>
        <w:rPr>
          <w:rFonts w:cs="Helvetica" w:hint="eastAsia"/>
        </w:rPr>
        <w:t>建成本地索引。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必备字段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必备字段设计</w:t>
      </w:r>
      <w:r>
        <w:rPr>
          <w:szCs w:val="2"/>
        </w:rPr>
        <w:t>，在实践中</w:t>
      </w:r>
      <w:r>
        <w:rPr>
          <w:rFonts w:hint="eastAsia"/>
          <w:szCs w:val="2"/>
        </w:rPr>
        <w:t>须遵循如下原则：</w:t>
      </w:r>
    </w:p>
    <w:p w:rsidR="00C93676" w:rsidRDefault="00F45B85" w:rsidP="0089157C">
      <w:pPr>
        <w:pStyle w:val="af3"/>
        <w:numPr>
          <w:ilvl w:val="0"/>
          <w:numId w:val="40"/>
        </w:numPr>
        <w:rPr>
          <w:ins w:id="25" w:author="林震" w:date="2025-06-16T12:56:00Z"/>
          <w:rFonts w:cs="Helvetica"/>
        </w:rPr>
      </w:pPr>
      <w:r>
        <w:rPr>
          <w:rFonts w:cs="Helvetica" w:hint="eastAsia"/>
        </w:rPr>
        <w:t>表</w:t>
      </w:r>
      <w:r>
        <w:rPr>
          <w:rFonts w:cs="Helvetica"/>
        </w:rPr>
        <w:t>应包含</w:t>
      </w:r>
      <w:del w:id="26" w:author="林震" w:date="2025-06-16T12:45:00Z">
        <w:r w:rsidDel="0089157C">
          <w:rPr>
            <w:rFonts w:cs="Helvetica" w:hint="eastAsia"/>
          </w:rPr>
          <w:delText>3</w:delText>
        </w:r>
      </w:del>
      <w:ins w:id="27" w:author="林震" w:date="2025-06-16T12:56:00Z">
        <w:r w:rsidR="00AF06D4">
          <w:rPr>
            <w:rFonts w:cs="Helvetica"/>
          </w:rPr>
          <w:t>8</w:t>
        </w:r>
      </w:ins>
      <w:r>
        <w:rPr>
          <w:rFonts w:cs="Helvetica" w:hint="eastAsia"/>
        </w:rPr>
        <w:t>个必备字段：</w:t>
      </w:r>
      <w:ins w:id="28" w:author="林震" w:date="2025-06-16T12:56:00Z">
        <w:r w:rsidR="00AF06D4">
          <w:rPr>
            <w:rFonts w:cs="Helvetica" w:hint="eastAsia"/>
          </w:rPr>
          <w:t>主键字段、</w:t>
        </w:r>
      </w:ins>
      <w:r>
        <w:rPr>
          <w:rFonts w:cs="Helvetica" w:hint="eastAsia"/>
        </w:rPr>
        <w:t>版本号、</w:t>
      </w:r>
      <w:ins w:id="29" w:author="林震" w:date="2025-06-16T12:44:00Z">
        <w:r w:rsidR="0089157C">
          <w:rPr>
            <w:rFonts w:cs="Helvetica"/>
          </w:rPr>
          <w:t>记录创建</w:t>
        </w:r>
      </w:ins>
      <w:del w:id="30" w:author="林震" w:date="2025-06-16T12:44:00Z">
        <w:r w:rsidDel="0089157C">
          <w:rPr>
            <w:rFonts w:cs="Helvetica" w:hint="eastAsia"/>
          </w:rPr>
          <w:delText>入库</w:delText>
        </w:r>
      </w:del>
      <w:r>
        <w:rPr>
          <w:rFonts w:cs="Helvetica" w:hint="eastAsia"/>
        </w:rPr>
        <w:t>时间、最后更新时间</w:t>
      </w:r>
      <w:ins w:id="31" w:author="林震" w:date="2025-06-16T12:42:00Z">
        <w:r w:rsidR="0089157C">
          <w:rPr>
            <w:rFonts w:cs="Helvetica" w:hint="eastAsia"/>
          </w:rPr>
          <w:t>、</w:t>
        </w:r>
      </w:ins>
      <w:ins w:id="32" w:author="林震" w:date="2025-06-16T12:43:00Z">
        <w:r w:rsidR="0089157C">
          <w:rPr>
            <w:rFonts w:cs="Helvetica" w:hint="eastAsia"/>
          </w:rPr>
          <w:t>记录创建人、</w:t>
        </w:r>
      </w:ins>
      <w:ins w:id="33" w:author="林震" w:date="2025-06-16T12:44:00Z">
        <w:r w:rsidR="0089157C">
          <w:rPr>
            <w:rFonts w:cs="Helvetica" w:hint="eastAsia"/>
          </w:rPr>
          <w:t>记录最后更新人、</w:t>
        </w:r>
      </w:ins>
      <w:ins w:id="34" w:author="林震" w:date="2025-06-16T12:45:00Z">
        <w:r w:rsidR="0089157C">
          <w:rPr>
            <w:rFonts w:cs="Helvetica" w:hint="eastAsia"/>
          </w:rPr>
          <w:t>备注信息、删除标识（</w:t>
        </w:r>
        <w:r w:rsidR="0089157C" w:rsidRPr="0089157C">
          <w:rPr>
            <w:rFonts w:cs="Helvetica" w:hint="eastAsia"/>
          </w:rPr>
          <w:t>0-未删除 1-已删除</w:t>
        </w:r>
        <w:r w:rsidR="0089157C">
          <w:rPr>
            <w:rFonts w:cs="Helvetica" w:hint="eastAsia"/>
          </w:rPr>
          <w:t>）</w:t>
        </w:r>
      </w:ins>
      <w:r>
        <w:rPr>
          <w:rFonts w:cs="Helvetica"/>
        </w:rPr>
        <w:t>；</w:t>
      </w:r>
    </w:p>
    <w:p w:rsidR="00AF06D4" w:rsidRDefault="00AF06D4" w:rsidP="0089157C">
      <w:pPr>
        <w:pStyle w:val="af3"/>
        <w:numPr>
          <w:ilvl w:val="0"/>
          <w:numId w:val="40"/>
        </w:numPr>
        <w:rPr>
          <w:rFonts w:cs="Helvetica"/>
        </w:rPr>
      </w:pPr>
      <w:ins w:id="35" w:author="林震" w:date="2025-06-16T12:56:00Z">
        <w:r>
          <w:rPr>
            <w:rFonts w:cs="Helvetica"/>
          </w:rPr>
          <w:t>主键字段命名为表名中的关键字</w:t>
        </w:r>
        <w:r>
          <w:rPr>
            <w:rFonts w:cs="Helvetica" w:hint="eastAsia"/>
          </w:rPr>
          <w:t>+“_ID”，</w:t>
        </w:r>
      </w:ins>
      <w:ins w:id="36" w:author="林震" w:date="2025-06-16T12:57:00Z">
        <w:r>
          <w:rPr>
            <w:rFonts w:cs="Helvetica" w:hint="eastAsia"/>
          </w:rPr>
          <w:t>类型为UUID的字符串；</w:t>
        </w:r>
      </w:ins>
      <w:bookmarkStart w:id="37" w:name="_GoBack"/>
      <w:bookmarkEnd w:id="37"/>
    </w:p>
    <w:p w:rsidR="00C93676" w:rsidRDefault="00F45B85">
      <w:pPr>
        <w:pStyle w:val="af3"/>
        <w:numPr>
          <w:ilvl w:val="0"/>
          <w:numId w:val="40"/>
        </w:numPr>
        <w:rPr>
          <w:rFonts w:cs="Helvetica"/>
        </w:rPr>
      </w:pPr>
      <w:r>
        <w:rPr>
          <w:rFonts w:cs="Helvetica" w:hint="eastAsia"/>
        </w:rPr>
        <w:t>版本号命名为</w:t>
      </w:r>
      <w:r>
        <w:rPr>
          <w:rFonts w:cs="Helvetica" w:hint="eastAsia"/>
        </w:rPr>
        <w:t xml:space="preserve"> REC_VERSION</w:t>
      </w:r>
      <w:r>
        <w:rPr>
          <w:rFonts w:cs="Helvetica" w:hint="eastAsia"/>
        </w:rPr>
        <w:t>，</w:t>
      </w:r>
      <w:r>
        <w:rPr>
          <w:rFonts w:cs="Helvetica" w:hint="eastAsia"/>
        </w:rPr>
        <w:t>字段类型</w:t>
      </w:r>
      <w:r>
        <w:rPr>
          <w:rFonts w:cs="Helvetica" w:hint="eastAsia"/>
        </w:rPr>
        <w:t>定义为整形，默认值为</w:t>
      </w:r>
      <w:r>
        <w:rPr>
          <w:rFonts w:cs="Helvetica" w:hint="eastAsia"/>
        </w:rPr>
        <w:t>0</w:t>
      </w:r>
      <w:r>
        <w:rPr>
          <w:rFonts w:cs="Helvetica" w:hint="eastAsia"/>
        </w:rPr>
        <w:t>。该字段代表该条数据的版本号，在每次数据更新时，字段值加</w:t>
      </w:r>
      <w:r>
        <w:rPr>
          <w:rFonts w:cs="Helvetica" w:hint="eastAsia"/>
        </w:rPr>
        <w:t>1</w:t>
      </w:r>
      <w:r>
        <w:rPr>
          <w:rFonts w:cs="Helvetica"/>
        </w:rPr>
        <w:t>；</w:t>
      </w:r>
    </w:p>
    <w:p w:rsidR="00C93676" w:rsidRDefault="0089157C">
      <w:pPr>
        <w:pStyle w:val="af3"/>
        <w:numPr>
          <w:ilvl w:val="0"/>
          <w:numId w:val="40"/>
        </w:numPr>
        <w:rPr>
          <w:rFonts w:cs="Helvetica"/>
        </w:rPr>
      </w:pPr>
      <w:ins w:id="38" w:author="林震" w:date="2025-06-16T12:44:00Z">
        <w:r>
          <w:rPr>
            <w:rFonts w:cs="Helvetica"/>
          </w:rPr>
          <w:t>记录创建</w:t>
        </w:r>
      </w:ins>
      <w:del w:id="39" w:author="林震" w:date="2025-06-16T12:44:00Z">
        <w:r w:rsidR="00F45B85" w:rsidDel="0089157C">
          <w:rPr>
            <w:rFonts w:cs="Helvetica" w:hint="eastAsia"/>
          </w:rPr>
          <w:delText>入</w:delText>
        </w:r>
        <w:r w:rsidR="00F45B85" w:rsidDel="0089157C">
          <w:rPr>
            <w:rFonts w:cs="Helvetica" w:hint="eastAsia"/>
          </w:rPr>
          <w:delText>库</w:delText>
        </w:r>
      </w:del>
      <w:r w:rsidR="00F45B85">
        <w:rPr>
          <w:rFonts w:cs="Helvetica" w:hint="eastAsia"/>
        </w:rPr>
        <w:t>时间</w:t>
      </w:r>
      <w:r w:rsidR="00F45B85">
        <w:rPr>
          <w:rFonts w:cs="Helvetica"/>
        </w:rPr>
        <w:t>命名</w:t>
      </w:r>
      <w:r w:rsidR="00F45B85">
        <w:rPr>
          <w:rFonts w:cs="Helvetica" w:hint="eastAsia"/>
        </w:rPr>
        <w:t xml:space="preserve"> REC_CREATE_TIME</w:t>
      </w:r>
      <w:r w:rsidR="00F45B85">
        <w:rPr>
          <w:rFonts w:cs="Helvetica" w:hint="eastAsia"/>
        </w:rPr>
        <w:t>（海关业务网）</w:t>
      </w:r>
      <w:r w:rsidR="00F45B85">
        <w:rPr>
          <w:rFonts w:cs="Helvetica" w:hint="eastAsia"/>
        </w:rPr>
        <w:t>/INDB_TIME</w:t>
      </w:r>
      <w:r w:rsidR="00F45B85">
        <w:rPr>
          <w:rFonts w:cs="Helvetica" w:hint="eastAsia"/>
        </w:rPr>
        <w:t>（</w:t>
      </w:r>
      <w:proofErr w:type="gramStart"/>
      <w:r w:rsidR="00F45B85">
        <w:rPr>
          <w:rFonts w:cs="Helvetica" w:hint="eastAsia"/>
        </w:rPr>
        <w:t>电子口岸</w:t>
      </w:r>
      <w:proofErr w:type="gramEnd"/>
      <w:r w:rsidR="00F45B85">
        <w:rPr>
          <w:rFonts w:cs="Helvetica" w:hint="eastAsia"/>
        </w:rPr>
        <w:t>专网），</w:t>
      </w:r>
      <w:r w:rsidR="00F45B85">
        <w:rPr>
          <w:rFonts w:cs="Helvetica" w:hint="eastAsia"/>
        </w:rPr>
        <w:t>字段类型</w:t>
      </w:r>
      <w:r w:rsidR="00F45B85">
        <w:rPr>
          <w:rFonts w:cs="Helvetica" w:hint="eastAsia"/>
        </w:rPr>
        <w:t>定义为时间类型，缺省值为该条数据入库</w:t>
      </w:r>
      <w:r w:rsidR="00F45B85">
        <w:rPr>
          <w:rFonts w:cs="Helvetica"/>
        </w:rPr>
        <w:t>时</w:t>
      </w:r>
      <w:r w:rsidR="00F45B85">
        <w:rPr>
          <w:rFonts w:cs="Helvetica" w:hint="eastAsia"/>
        </w:rPr>
        <w:t>的系统时间</w:t>
      </w:r>
      <w:r w:rsidR="00F45B85"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0"/>
        </w:numPr>
        <w:rPr>
          <w:ins w:id="40" w:author="林震" w:date="2025-06-16T12:42:00Z"/>
          <w:rFonts w:cs="Helvetica"/>
        </w:rPr>
      </w:pPr>
      <w:r>
        <w:rPr>
          <w:rFonts w:cs="Helvetica" w:hint="eastAsia"/>
        </w:rPr>
        <w:t>更新时间</w:t>
      </w:r>
      <w:r>
        <w:rPr>
          <w:rFonts w:cs="Helvetica"/>
        </w:rPr>
        <w:t>命名</w:t>
      </w:r>
      <w:r>
        <w:rPr>
          <w:rFonts w:cs="Helvetica" w:hint="eastAsia"/>
        </w:rPr>
        <w:t xml:space="preserve"> REC_LAST_UPDATE_TIME</w:t>
      </w:r>
      <w:r>
        <w:rPr>
          <w:rFonts w:cs="Helvetica" w:hint="eastAsia"/>
        </w:rPr>
        <w:t>（海关业务网）</w:t>
      </w:r>
      <w:r>
        <w:rPr>
          <w:rFonts w:cs="Helvetica" w:hint="eastAsia"/>
        </w:rPr>
        <w:t>/UPDATE_TIME</w:t>
      </w:r>
      <w:r>
        <w:rPr>
          <w:rFonts w:cs="Helvetica" w:hint="eastAsia"/>
        </w:rPr>
        <w:t>（</w:t>
      </w:r>
      <w:proofErr w:type="gramStart"/>
      <w:r>
        <w:rPr>
          <w:rFonts w:cs="Helvetica" w:hint="eastAsia"/>
        </w:rPr>
        <w:t>电子口岸</w:t>
      </w:r>
      <w:proofErr w:type="gramEnd"/>
      <w:r>
        <w:rPr>
          <w:rFonts w:cs="Helvetica" w:hint="eastAsia"/>
        </w:rPr>
        <w:t>专网），字段类型定义为时间类型，标识该条数据的最后更新时间，每次数据更新时修改为当时的系统时间</w:t>
      </w:r>
      <w:ins w:id="41" w:author="林震" w:date="2025-06-16T12:49:00Z">
        <w:r w:rsidR="0089157C">
          <w:rPr>
            <w:rFonts w:cs="Helvetica" w:hint="eastAsia"/>
          </w:rPr>
          <w:t>；</w:t>
        </w:r>
      </w:ins>
      <w:del w:id="42" w:author="林震" w:date="2025-06-16T12:49:00Z">
        <w:r w:rsidDel="0089157C">
          <w:rPr>
            <w:rFonts w:cs="Helvetica" w:hint="eastAsia"/>
          </w:rPr>
          <w:delText>。</w:delText>
        </w:r>
      </w:del>
    </w:p>
    <w:p w:rsidR="0089157C" w:rsidRDefault="0089157C" w:rsidP="0089157C">
      <w:pPr>
        <w:pStyle w:val="af3"/>
        <w:numPr>
          <w:ilvl w:val="0"/>
          <w:numId w:val="40"/>
        </w:numPr>
        <w:rPr>
          <w:ins w:id="43" w:author="林震" w:date="2025-06-16T12:46:00Z"/>
          <w:rFonts w:cs="Helvetica"/>
        </w:rPr>
      </w:pPr>
      <w:ins w:id="44" w:author="林震" w:date="2025-06-16T12:46:00Z">
        <w:r>
          <w:rPr>
            <w:rFonts w:cs="Helvetica"/>
          </w:rPr>
          <w:t>记录创建人命名为</w:t>
        </w:r>
        <w:r w:rsidRPr="0089157C">
          <w:rPr>
            <w:rFonts w:cs="Helvetica"/>
          </w:rPr>
          <w:t>REC_CREATE_BY</w:t>
        </w:r>
      </w:ins>
      <w:ins w:id="45" w:author="林震" w:date="2025-06-16T12:48:00Z">
        <w:r>
          <w:rPr>
            <w:rFonts w:cs="Helvetica" w:hint="eastAsia"/>
          </w:rPr>
          <w:t>，类型为字符串，</w:t>
        </w:r>
      </w:ins>
      <w:ins w:id="46" w:author="林震" w:date="2025-06-16T12:47:00Z">
        <w:r>
          <w:rPr>
            <w:rFonts w:cs="Helvetica"/>
          </w:rPr>
          <w:t>长度为</w:t>
        </w:r>
        <w:r>
          <w:rPr>
            <w:rFonts w:cs="Helvetica" w:hint="eastAsia"/>
          </w:rPr>
          <w:t>64</w:t>
        </w:r>
      </w:ins>
      <w:ins w:id="47" w:author="林震" w:date="2025-06-16T12:46:00Z">
        <w:r>
          <w:rPr>
            <w:rFonts w:cs="Helvetica" w:hint="eastAsia"/>
          </w:rPr>
          <w:t>；</w:t>
        </w:r>
      </w:ins>
    </w:p>
    <w:p w:rsidR="0089157C" w:rsidRDefault="0089157C" w:rsidP="0089157C">
      <w:pPr>
        <w:pStyle w:val="af3"/>
        <w:numPr>
          <w:ilvl w:val="0"/>
          <w:numId w:val="40"/>
        </w:numPr>
        <w:rPr>
          <w:ins w:id="48" w:author="林震" w:date="2025-06-16T12:46:00Z"/>
          <w:rFonts w:cs="Helvetica"/>
        </w:rPr>
      </w:pPr>
      <w:ins w:id="49" w:author="林震" w:date="2025-06-16T12:46:00Z">
        <w:r>
          <w:rPr>
            <w:rFonts w:cs="Helvetica" w:hint="eastAsia"/>
          </w:rPr>
          <w:t>记录最后更新人</w:t>
        </w:r>
        <w:r>
          <w:rPr>
            <w:rFonts w:cs="Helvetica" w:hint="eastAsia"/>
          </w:rPr>
          <w:t>命名为</w:t>
        </w:r>
        <w:r w:rsidRPr="0089157C">
          <w:rPr>
            <w:rFonts w:cs="Helvetica"/>
          </w:rPr>
          <w:t>REC_LAST_UPDATE_BY</w:t>
        </w:r>
      </w:ins>
      <w:ins w:id="50" w:author="林震" w:date="2025-06-16T12:47:00Z">
        <w:r>
          <w:rPr>
            <w:rFonts w:cs="Helvetica" w:hint="eastAsia"/>
          </w:rPr>
          <w:t>，</w:t>
        </w:r>
      </w:ins>
      <w:ins w:id="51" w:author="林震" w:date="2025-06-16T12:48:00Z">
        <w:r>
          <w:rPr>
            <w:rFonts w:cs="Helvetica" w:hint="eastAsia"/>
          </w:rPr>
          <w:t>类型为字符串，</w:t>
        </w:r>
      </w:ins>
      <w:ins w:id="52" w:author="林震" w:date="2025-06-16T12:47:00Z">
        <w:r>
          <w:rPr>
            <w:rFonts w:cs="Helvetica"/>
          </w:rPr>
          <w:t>长度为</w:t>
        </w:r>
        <w:r>
          <w:rPr>
            <w:rFonts w:cs="Helvetica" w:hint="eastAsia"/>
          </w:rPr>
          <w:t>64</w:t>
        </w:r>
      </w:ins>
      <w:ins w:id="53" w:author="林震" w:date="2025-06-16T12:46:00Z">
        <w:r>
          <w:rPr>
            <w:rFonts w:cs="Helvetica" w:hint="eastAsia"/>
          </w:rPr>
          <w:t>；</w:t>
        </w:r>
      </w:ins>
    </w:p>
    <w:p w:rsidR="0089157C" w:rsidRDefault="0089157C" w:rsidP="0089157C">
      <w:pPr>
        <w:pStyle w:val="af3"/>
        <w:numPr>
          <w:ilvl w:val="0"/>
          <w:numId w:val="40"/>
        </w:numPr>
        <w:rPr>
          <w:ins w:id="54" w:author="林震" w:date="2025-06-16T12:48:00Z"/>
          <w:rFonts w:cs="Helvetica"/>
        </w:rPr>
      </w:pPr>
      <w:ins w:id="55" w:author="林震" w:date="2025-06-16T12:47:00Z">
        <w:r>
          <w:rPr>
            <w:rFonts w:cs="Helvetica"/>
          </w:rPr>
          <w:t>备注信息命名为</w:t>
        </w:r>
        <w:r w:rsidRPr="0089157C">
          <w:rPr>
            <w:rFonts w:cs="Helvetica"/>
          </w:rPr>
          <w:t>REC_REMARKS</w:t>
        </w:r>
        <w:r>
          <w:rPr>
            <w:rFonts w:cs="Helvetica" w:hint="eastAsia"/>
          </w:rPr>
          <w:t>，</w:t>
        </w:r>
      </w:ins>
      <w:ins w:id="56" w:author="林震" w:date="2025-06-16T12:48:00Z">
        <w:r>
          <w:rPr>
            <w:rFonts w:cs="Helvetica" w:hint="eastAsia"/>
          </w:rPr>
          <w:t>类型为字符串，</w:t>
        </w:r>
      </w:ins>
      <w:ins w:id="57" w:author="林震" w:date="2025-06-16T12:47:00Z">
        <w:r>
          <w:rPr>
            <w:rFonts w:cs="Helvetica"/>
          </w:rPr>
          <w:t>长度为</w:t>
        </w:r>
        <w:r>
          <w:rPr>
            <w:rFonts w:cs="Helvetica" w:hint="eastAsia"/>
          </w:rPr>
          <w:t>255；</w:t>
        </w:r>
      </w:ins>
    </w:p>
    <w:p w:rsidR="0089157C" w:rsidRDefault="0089157C" w:rsidP="0089157C">
      <w:pPr>
        <w:pStyle w:val="af3"/>
        <w:numPr>
          <w:ilvl w:val="0"/>
          <w:numId w:val="40"/>
        </w:numPr>
        <w:rPr>
          <w:rFonts w:cs="Helvetica"/>
        </w:rPr>
      </w:pPr>
      <w:ins w:id="58" w:author="林震" w:date="2025-06-16T12:48:00Z">
        <w:r>
          <w:rPr>
            <w:rFonts w:cs="Helvetica" w:hint="eastAsia"/>
          </w:rPr>
          <w:t>删除标识</w:t>
        </w:r>
        <w:r>
          <w:rPr>
            <w:rFonts w:cs="Helvetica" w:hint="eastAsia"/>
          </w:rPr>
          <w:t>命名为</w:t>
        </w:r>
        <w:r w:rsidRPr="0089157C">
          <w:rPr>
            <w:rFonts w:cs="Helvetica"/>
          </w:rPr>
          <w:t>REC_DEL_FLAG</w:t>
        </w:r>
        <w:r>
          <w:rPr>
            <w:rFonts w:cs="Helvetica" w:hint="eastAsia"/>
          </w:rPr>
          <w:t>，0</w:t>
        </w:r>
      </w:ins>
      <w:ins w:id="59" w:author="林震" w:date="2025-06-16T12:49:00Z">
        <w:r>
          <w:rPr>
            <w:rFonts w:cs="Helvetica" w:hint="eastAsia"/>
          </w:rPr>
          <w:t>表示</w:t>
        </w:r>
      </w:ins>
      <w:ins w:id="60" w:author="林震" w:date="2025-06-16T12:48:00Z">
        <w:r w:rsidRPr="0089157C">
          <w:rPr>
            <w:rFonts w:cs="Helvetica" w:hint="eastAsia"/>
          </w:rPr>
          <w:t>未删除</w:t>
        </w:r>
        <w:r>
          <w:rPr>
            <w:rFonts w:cs="Helvetica" w:hint="eastAsia"/>
          </w:rPr>
          <w:t xml:space="preserve"> 1</w:t>
        </w:r>
      </w:ins>
      <w:ins w:id="61" w:author="林震" w:date="2025-06-16T12:49:00Z">
        <w:r>
          <w:rPr>
            <w:rFonts w:cs="Helvetica" w:hint="eastAsia"/>
          </w:rPr>
          <w:t>表示</w:t>
        </w:r>
      </w:ins>
      <w:ins w:id="62" w:author="林震" w:date="2025-06-16T12:48:00Z">
        <w:r w:rsidRPr="0089157C">
          <w:rPr>
            <w:rFonts w:cs="Helvetica" w:hint="eastAsia"/>
          </w:rPr>
          <w:t>已删除</w:t>
        </w:r>
      </w:ins>
      <w:ins w:id="63" w:author="林震" w:date="2025-06-16T12:49:00Z">
        <w:r>
          <w:rPr>
            <w:rFonts w:cs="Helvetica" w:hint="eastAsia"/>
          </w:rPr>
          <w:t>。</w:t>
        </w:r>
      </w:ins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范式与冗余原则</w:t>
      </w:r>
    </w:p>
    <w:p w:rsidR="00C93676" w:rsidRDefault="00F45B85">
      <w:pPr>
        <w:pStyle w:val="10410"/>
        <w:ind w:firstLine="420"/>
      </w:pPr>
      <w:r>
        <w:t>范式、</w:t>
      </w:r>
      <w:r>
        <w:rPr>
          <w:rFonts w:hint="eastAsia"/>
        </w:rPr>
        <w:t>冗余字段</w:t>
      </w:r>
      <w:r>
        <w:t>设计，在实践中须</w:t>
      </w:r>
      <w:r>
        <w:rPr>
          <w:rFonts w:hint="eastAsia"/>
        </w:rPr>
        <w:t>遵循</w:t>
      </w:r>
      <w:r>
        <w:t>如下</w:t>
      </w:r>
      <w:r>
        <w:rPr>
          <w:rFonts w:hint="eastAsia"/>
        </w:rPr>
        <w:t>原则：</w:t>
      </w:r>
    </w:p>
    <w:p w:rsidR="00C93676" w:rsidRDefault="00F45B85">
      <w:pPr>
        <w:pStyle w:val="af3"/>
        <w:numPr>
          <w:ilvl w:val="0"/>
          <w:numId w:val="41"/>
        </w:numPr>
        <w:rPr>
          <w:rFonts w:cs="Helvetica"/>
        </w:rPr>
      </w:pPr>
      <w:r>
        <w:rPr>
          <w:rFonts w:cs="Helvetica"/>
        </w:rPr>
        <w:t>表设计原则上要遵循第三范式；</w:t>
      </w:r>
    </w:p>
    <w:p w:rsidR="00C93676" w:rsidRDefault="00F45B85">
      <w:pPr>
        <w:pStyle w:val="af3"/>
        <w:numPr>
          <w:ilvl w:val="0"/>
          <w:numId w:val="41"/>
        </w:numPr>
        <w:rPr>
          <w:rFonts w:cs="Helvetica"/>
        </w:rPr>
      </w:pPr>
      <w:r>
        <w:rPr>
          <w:rFonts w:cs="Helvetica"/>
        </w:rPr>
        <w:t>冗余字段宜为</w:t>
      </w:r>
      <w:r>
        <w:rPr>
          <w:rFonts w:cs="Helvetica" w:hint="eastAsia"/>
        </w:rPr>
        <w:t>非频繁修改字段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1"/>
        </w:numPr>
        <w:rPr>
          <w:rFonts w:cs="Helvetica"/>
        </w:rPr>
      </w:pPr>
      <w:r>
        <w:rPr>
          <w:rFonts w:cs="Helvetica"/>
        </w:rPr>
        <w:t>冗余字段宜为</w:t>
      </w:r>
      <w:r>
        <w:rPr>
          <w:rFonts w:cs="Helvetica" w:hint="eastAsia"/>
        </w:rPr>
        <w:t>关联查询常用字段。</w:t>
      </w:r>
    </w:p>
    <w:p w:rsidR="00C93676" w:rsidRDefault="00F45B85">
      <w:pPr>
        <w:pStyle w:val="afa"/>
        <w:numPr>
          <w:ilvl w:val="2"/>
          <w:numId w:val="6"/>
        </w:numPr>
      </w:pPr>
      <w:proofErr w:type="gramStart"/>
      <w:r>
        <w:rPr>
          <w:rFonts w:hint="eastAsia"/>
        </w:rPr>
        <w:t>大对象</w:t>
      </w:r>
      <w:proofErr w:type="gramEnd"/>
      <w:r>
        <w:rPr>
          <w:rFonts w:hint="eastAsia"/>
        </w:rPr>
        <w:t>存储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proofErr w:type="gramStart"/>
      <w:r>
        <w:rPr>
          <w:rFonts w:hint="eastAsia"/>
          <w:szCs w:val="2"/>
        </w:rPr>
        <w:t>大对象</w:t>
      </w:r>
      <w:proofErr w:type="gramEnd"/>
      <w:r>
        <w:rPr>
          <w:rFonts w:hint="eastAsia"/>
          <w:szCs w:val="2"/>
        </w:rPr>
        <w:t>设计，在实践中须遵循如下原则：</w:t>
      </w:r>
    </w:p>
    <w:p w:rsidR="00C93676" w:rsidRDefault="00F45B85">
      <w:pPr>
        <w:pStyle w:val="af3"/>
        <w:numPr>
          <w:ilvl w:val="0"/>
          <w:numId w:val="42"/>
        </w:numPr>
        <w:rPr>
          <w:rFonts w:cs="Helvetica"/>
        </w:rPr>
      </w:pPr>
      <w:r>
        <w:rPr>
          <w:rFonts w:cs="Helvetica"/>
        </w:rPr>
        <w:t>视频、音频、</w:t>
      </w:r>
      <w:r>
        <w:rPr>
          <w:rFonts w:cs="Helvetica" w:hint="eastAsia"/>
        </w:rPr>
        <w:t>图片</w:t>
      </w:r>
      <w:r>
        <w:rPr>
          <w:rFonts w:cs="Helvetica"/>
        </w:rPr>
        <w:t>等多媒体</w:t>
      </w:r>
      <w:r>
        <w:rPr>
          <w:rFonts w:cs="Helvetica" w:hint="eastAsia"/>
        </w:rPr>
        <w:t>文件等</w:t>
      </w:r>
      <w:r>
        <w:rPr>
          <w:rFonts w:cs="Helvetica"/>
        </w:rPr>
        <w:t>不得</w:t>
      </w:r>
      <w:r>
        <w:rPr>
          <w:rFonts w:cs="Helvetica" w:hint="eastAsia"/>
        </w:rPr>
        <w:t>存入数据库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2"/>
        </w:numPr>
        <w:rPr>
          <w:rFonts w:cs="Helvetica"/>
        </w:rPr>
      </w:pPr>
      <w:r>
        <w:rPr>
          <w:rFonts w:cs="Helvetica" w:hint="eastAsia"/>
        </w:rPr>
        <w:t>数据库中仅存放</w:t>
      </w:r>
      <w:proofErr w:type="gramStart"/>
      <w:r>
        <w:rPr>
          <w:rFonts w:cs="Helvetica" w:hint="eastAsia"/>
        </w:rPr>
        <w:t>大对象</w:t>
      </w:r>
      <w:proofErr w:type="gramEnd"/>
      <w:r>
        <w:rPr>
          <w:rFonts w:cs="Helvetica" w:hint="eastAsia"/>
        </w:rPr>
        <w:t>的元数据及存储路径</w:t>
      </w:r>
      <w:r>
        <w:rPr>
          <w:rFonts w:cs="Helvetica"/>
        </w:rPr>
        <w:t>；</w:t>
      </w:r>
      <w:proofErr w:type="gramStart"/>
      <w:r>
        <w:rPr>
          <w:rFonts w:cs="Helvetica" w:hint="eastAsia"/>
        </w:rPr>
        <w:t>大对象</w:t>
      </w:r>
      <w:proofErr w:type="gramEnd"/>
      <w:r>
        <w:rPr>
          <w:rFonts w:cs="Helvetica" w:hint="eastAsia"/>
        </w:rPr>
        <w:t>存储到非结构化数据库或文件系统中。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其他要求</w:t>
      </w:r>
    </w:p>
    <w:p w:rsidR="00C93676" w:rsidRDefault="00F45B85">
      <w:pPr>
        <w:pStyle w:val="10410"/>
        <w:ind w:firstLine="420"/>
        <w:rPr>
          <w:szCs w:val="28"/>
        </w:rPr>
      </w:pPr>
      <w:r>
        <w:t>表设计其他要求，在实践中须遵循如下原则：</w:t>
      </w:r>
    </w:p>
    <w:p w:rsidR="00C93676" w:rsidRDefault="00F45B85">
      <w:pPr>
        <w:pStyle w:val="af3"/>
        <w:numPr>
          <w:ilvl w:val="0"/>
          <w:numId w:val="43"/>
        </w:numPr>
        <w:rPr>
          <w:rFonts w:cs="Helvetica"/>
        </w:rPr>
      </w:pPr>
      <w:r>
        <w:rPr>
          <w:rFonts w:cs="Helvetica" w:hint="eastAsia"/>
        </w:rPr>
        <w:t>每张表</w:t>
      </w:r>
      <w:r>
        <w:rPr>
          <w:rFonts w:cs="Helvetica"/>
        </w:rPr>
        <w:t>应</w:t>
      </w:r>
      <w:r>
        <w:rPr>
          <w:rFonts w:cs="Helvetica" w:hint="eastAsia"/>
        </w:rPr>
        <w:t>有中文注释，标明表的含义和用途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3"/>
        </w:numPr>
        <w:rPr>
          <w:rFonts w:cs="Helvetica"/>
        </w:rPr>
      </w:pPr>
      <w:r>
        <w:rPr>
          <w:rFonts w:cs="Helvetica" w:hint="eastAsia"/>
        </w:rPr>
        <w:t>数据表</w:t>
      </w:r>
      <w:r>
        <w:rPr>
          <w:rFonts w:cs="Helvetica"/>
        </w:rPr>
        <w:t>审慎使用</w:t>
      </w:r>
      <w:r>
        <w:rPr>
          <w:rFonts w:cs="Helvetica" w:hint="eastAsia"/>
        </w:rPr>
        <w:t>预留字段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3"/>
        </w:numPr>
        <w:rPr>
          <w:rFonts w:cs="Helvetica"/>
        </w:rPr>
      </w:pPr>
      <w:r>
        <w:rPr>
          <w:rFonts w:cs="Helvetica" w:hint="eastAsia"/>
        </w:rPr>
        <w:t>单表字段数</w:t>
      </w:r>
      <w:r>
        <w:rPr>
          <w:rFonts w:cs="Helvetica"/>
        </w:rPr>
        <w:t>应</w:t>
      </w:r>
      <w:r>
        <w:rPr>
          <w:rFonts w:cs="Helvetica" w:hint="eastAsia"/>
        </w:rPr>
        <w:t>小于</w:t>
      </w:r>
      <w:r>
        <w:rPr>
          <w:rFonts w:cs="Helvetica" w:hint="eastAsia"/>
        </w:rPr>
        <w:t xml:space="preserve"> 200</w:t>
      </w:r>
      <w:r>
        <w:rPr>
          <w:rFonts w:cs="Helvetica" w:hint="eastAsia"/>
        </w:rPr>
        <w:t>个。单张表中字符型字段累加</w:t>
      </w:r>
      <w:r>
        <w:rPr>
          <w:rFonts w:cs="Helvetica"/>
        </w:rPr>
        <w:t>不得</w:t>
      </w:r>
      <w:r>
        <w:rPr>
          <w:rFonts w:cs="Helvetica" w:hint="eastAsia"/>
        </w:rPr>
        <w:t>超过</w:t>
      </w:r>
      <w:r>
        <w:rPr>
          <w:rFonts w:cs="Helvetica" w:hint="eastAsia"/>
        </w:rPr>
        <w:t xml:space="preserve"> 8092</w:t>
      </w:r>
      <w:r>
        <w:rPr>
          <w:rFonts w:cs="Helvetica" w:hint="eastAsia"/>
        </w:rPr>
        <w:t>字节（大字段除外）。</w:t>
      </w:r>
    </w:p>
    <w:p w:rsidR="00C93676" w:rsidRDefault="00F45B85">
      <w:pPr>
        <w:pStyle w:val="af3"/>
        <w:numPr>
          <w:ilvl w:val="0"/>
          <w:numId w:val="43"/>
        </w:numPr>
        <w:rPr>
          <w:rFonts w:cs="Helvetica"/>
        </w:rPr>
      </w:pPr>
      <w:r>
        <w:rPr>
          <w:rFonts w:cs="Helvetica"/>
        </w:rPr>
        <w:t>数据、索引不共用表空间，</w:t>
      </w:r>
      <w:proofErr w:type="gramStart"/>
      <w:r>
        <w:rPr>
          <w:rFonts w:cs="Helvetica"/>
        </w:rPr>
        <w:t>大对象</w:t>
      </w:r>
      <w:proofErr w:type="gramEnd"/>
      <w:r>
        <w:rPr>
          <w:rFonts w:cs="Helvetica"/>
        </w:rPr>
        <w:t>应使用单独表空间。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数据清理设计</w:t>
      </w:r>
    </w:p>
    <w:p w:rsidR="00C93676" w:rsidRDefault="00F45B85">
      <w:pPr>
        <w:pStyle w:val="10410"/>
        <w:ind w:firstLine="420"/>
        <w:rPr>
          <w:szCs w:val="28"/>
        </w:rPr>
      </w:pPr>
      <w:r>
        <w:rPr>
          <w:rFonts w:hint="eastAsia"/>
        </w:rPr>
        <w:t>表数据清理设计，在实践中须遵循如下原则：</w:t>
      </w:r>
    </w:p>
    <w:p w:rsidR="00C93676" w:rsidRDefault="00F45B85">
      <w:pPr>
        <w:pStyle w:val="af3"/>
        <w:numPr>
          <w:ilvl w:val="0"/>
          <w:numId w:val="44"/>
        </w:numPr>
        <w:rPr>
          <w:rFonts w:cs="Helvetica"/>
        </w:rPr>
      </w:pPr>
      <w:r>
        <w:rPr>
          <w:rFonts w:cs="Helvetica" w:hint="eastAsia"/>
        </w:rPr>
        <w:t>记录行数年增长大于</w:t>
      </w:r>
      <w:r>
        <w:rPr>
          <w:rFonts w:cs="Helvetica" w:hint="eastAsia"/>
        </w:rPr>
        <w:t>1000</w:t>
      </w:r>
      <w:r>
        <w:rPr>
          <w:rFonts w:cs="Helvetica" w:hint="eastAsia"/>
        </w:rPr>
        <w:t>万的表，生命周期管理时应制定详细数据清理方案；</w:t>
      </w:r>
    </w:p>
    <w:p w:rsidR="00C93676" w:rsidRDefault="00F45B85">
      <w:pPr>
        <w:pStyle w:val="af3"/>
        <w:numPr>
          <w:ilvl w:val="0"/>
          <w:numId w:val="44"/>
        </w:numPr>
        <w:rPr>
          <w:rFonts w:cs="Helvetica"/>
        </w:rPr>
      </w:pPr>
      <w:r>
        <w:rPr>
          <w:rFonts w:cs="Helvetica" w:hint="eastAsia"/>
        </w:rPr>
        <w:t>业务数据清理建议方案：表设计时</w:t>
      </w:r>
      <w:r>
        <w:rPr>
          <w:rFonts w:cs="Helvetica" w:hint="eastAsia"/>
        </w:rPr>
        <w:t>增加</w:t>
      </w:r>
      <w:r>
        <w:rPr>
          <w:rFonts w:cs="Helvetica" w:hint="eastAsia"/>
        </w:rPr>
        <w:t>“</w:t>
      </w:r>
      <w:r>
        <w:rPr>
          <w:rFonts w:cs="Helvetica" w:hint="eastAsia"/>
        </w:rPr>
        <w:t>可归档时间</w:t>
      </w:r>
      <w:r>
        <w:rPr>
          <w:rFonts w:cs="Helvetica" w:hint="eastAsia"/>
        </w:rPr>
        <w:t>”</w:t>
      </w:r>
      <w:r>
        <w:rPr>
          <w:rFonts w:cs="Helvetica" w:hint="eastAsia"/>
        </w:rPr>
        <w:t>字段，原则上字段时间不超过三年</w:t>
      </w:r>
      <w:r>
        <w:rPr>
          <w:rFonts w:cs="Helvetica" w:hint="eastAsia"/>
        </w:rPr>
        <w:t>。该字段</w:t>
      </w:r>
      <w:r>
        <w:rPr>
          <w:rFonts w:cs="Helvetica" w:hint="eastAsia"/>
        </w:rPr>
        <w:t>初始值为空，满足可归档条件时，业务</w:t>
      </w:r>
      <w:r>
        <w:rPr>
          <w:rFonts w:cs="Helvetica" w:hint="eastAsia"/>
        </w:rPr>
        <w:t>应用</w:t>
      </w:r>
      <w:r>
        <w:rPr>
          <w:rFonts w:cs="Helvetica" w:hint="eastAsia"/>
        </w:rPr>
        <w:t>在该字段写入当前</w:t>
      </w:r>
      <w:r>
        <w:rPr>
          <w:rFonts w:cs="Helvetica" w:hint="eastAsia"/>
        </w:rPr>
        <w:t>时间值</w:t>
      </w:r>
      <w:r>
        <w:rPr>
          <w:rFonts w:cs="Helvetica" w:hint="eastAsia"/>
        </w:rPr>
        <w:t>，按</w:t>
      </w:r>
      <w:r>
        <w:rPr>
          <w:rFonts w:cs="Helvetica" w:hint="eastAsia"/>
        </w:rPr>
        <w:t>该字段值进行分区</w:t>
      </w:r>
      <w:r>
        <w:rPr>
          <w:rFonts w:cs="Helvetica" w:hint="eastAsia"/>
        </w:rPr>
        <w:t>，方便归档操作</w:t>
      </w:r>
      <w:r>
        <w:rPr>
          <w:rFonts w:cs="Helvetica" w:hint="eastAsia"/>
        </w:rPr>
        <w:t>；</w:t>
      </w:r>
    </w:p>
    <w:p w:rsidR="00C93676" w:rsidRDefault="00F45B85">
      <w:pPr>
        <w:pStyle w:val="af3"/>
        <w:numPr>
          <w:ilvl w:val="0"/>
          <w:numId w:val="44"/>
        </w:numPr>
        <w:rPr>
          <w:rFonts w:cs="Helvetica"/>
        </w:rPr>
      </w:pPr>
      <w:r>
        <w:rPr>
          <w:rFonts w:cs="Helvetica" w:hint="eastAsia"/>
        </w:rPr>
        <w:lastRenderedPageBreak/>
        <w:t>日志、中间数据、报文等非业务数据，由技术部门确定生命周期管理策略，以</w:t>
      </w:r>
      <w:r>
        <w:rPr>
          <w:rFonts w:cs="Helvetica" w:hint="eastAsia"/>
        </w:rPr>
        <w:t>3</w:t>
      </w:r>
      <w:r>
        <w:rPr>
          <w:rFonts w:cs="Helvetica" w:hint="eastAsia"/>
        </w:rPr>
        <w:t>天、</w:t>
      </w:r>
      <w:r>
        <w:rPr>
          <w:rFonts w:cs="Helvetica" w:hint="eastAsia"/>
        </w:rPr>
        <w:t>7</w:t>
      </w:r>
      <w:r>
        <w:rPr>
          <w:rFonts w:cs="Helvetica" w:hint="eastAsia"/>
        </w:rPr>
        <w:t>天为宜，尽量不要超过</w:t>
      </w:r>
      <w:r>
        <w:rPr>
          <w:rFonts w:cs="Helvetica" w:hint="eastAsia"/>
        </w:rPr>
        <w:t>30</w:t>
      </w:r>
      <w:r>
        <w:rPr>
          <w:rFonts w:cs="Helvetica" w:hint="eastAsia"/>
        </w:rPr>
        <w:t>天。等保有明确要求按照</w:t>
      </w:r>
      <w:proofErr w:type="gramStart"/>
      <w:r>
        <w:rPr>
          <w:rFonts w:cs="Helvetica" w:hint="eastAsia"/>
        </w:rPr>
        <w:t>等保要求</w:t>
      </w:r>
      <w:proofErr w:type="gramEnd"/>
      <w:r>
        <w:rPr>
          <w:rFonts w:cs="Helvetica" w:hint="eastAsia"/>
        </w:rPr>
        <w:t>执行。</w:t>
      </w:r>
    </w:p>
    <w:p w:rsidR="00C93676" w:rsidRDefault="00F45B85">
      <w:pPr>
        <w:pStyle w:val="a2"/>
        <w:tabs>
          <w:tab w:val="left" w:pos="0"/>
        </w:tabs>
        <w:spacing w:before="156" w:after="156"/>
      </w:pPr>
      <w:bookmarkStart w:id="64" w:name="_Toc85212480"/>
      <w:r>
        <w:t>字段设计</w:t>
      </w:r>
      <w:bookmarkEnd w:id="64"/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数据类型和长度</w:t>
      </w:r>
    </w:p>
    <w:p w:rsidR="00C93676" w:rsidRDefault="00F45B85">
      <w:pPr>
        <w:pStyle w:val="10410"/>
        <w:ind w:firstLine="420"/>
        <w:rPr>
          <w:szCs w:val="28"/>
        </w:rPr>
      </w:pPr>
      <w:r>
        <w:rPr>
          <w:rFonts w:hint="eastAsia"/>
        </w:rPr>
        <w:t>数据类型和长度设计，在实践中须遵循如下原则：</w:t>
      </w:r>
    </w:p>
    <w:p w:rsidR="00C93676" w:rsidRDefault="00F45B85">
      <w:pPr>
        <w:pStyle w:val="af3"/>
        <w:numPr>
          <w:ilvl w:val="0"/>
          <w:numId w:val="45"/>
        </w:numPr>
        <w:rPr>
          <w:rFonts w:cs="Helvetica"/>
        </w:rPr>
      </w:pPr>
      <w:r>
        <w:rPr>
          <w:rFonts w:cs="Helvetica" w:hint="eastAsia"/>
        </w:rPr>
        <w:t>数值类型要求。业务含义是数值的，</w:t>
      </w:r>
      <w:r>
        <w:rPr>
          <w:rFonts w:cs="Helvetica"/>
        </w:rPr>
        <w:t>应</w:t>
      </w:r>
      <w:r>
        <w:rPr>
          <w:rFonts w:cs="Helvetica" w:hint="eastAsia"/>
        </w:rPr>
        <w:t>用数值类型存储，</w:t>
      </w:r>
      <w:r>
        <w:rPr>
          <w:rFonts w:cs="Helvetica"/>
        </w:rPr>
        <w:t>不得</w:t>
      </w:r>
      <w:r>
        <w:rPr>
          <w:rFonts w:cs="Helvetica" w:hint="eastAsia"/>
        </w:rPr>
        <w:t>使用字符类型；</w:t>
      </w:r>
      <w:r>
        <w:rPr>
          <w:rFonts w:cs="Helvetica" w:hint="eastAsia"/>
        </w:rPr>
        <w:t>整数不得</w:t>
      </w:r>
      <w:r>
        <w:rPr>
          <w:rFonts w:cs="Helvetica" w:hint="eastAsia"/>
        </w:rPr>
        <w:t>使用</w:t>
      </w:r>
      <w:r>
        <w:rPr>
          <w:rFonts w:cs="Helvetica" w:hint="eastAsia"/>
        </w:rPr>
        <w:t>DECIMAL</w:t>
      </w:r>
      <w:r>
        <w:rPr>
          <w:rFonts w:cs="Helvetica" w:hint="eastAsia"/>
        </w:rPr>
        <w:t>等带小数数值类型；</w:t>
      </w:r>
      <w:r>
        <w:rPr>
          <w:rFonts w:cs="Helvetica" w:hint="eastAsia"/>
        </w:rPr>
        <w:t>带小数数值类型应指定长度及精度位数</w:t>
      </w:r>
      <w:r>
        <w:rPr>
          <w:rFonts w:cs="Helvetica" w:hint="eastAsia"/>
        </w:rPr>
        <w:t>；</w:t>
      </w:r>
    </w:p>
    <w:p w:rsidR="00C93676" w:rsidRDefault="00F45B85">
      <w:pPr>
        <w:pStyle w:val="af3"/>
        <w:numPr>
          <w:ilvl w:val="0"/>
          <w:numId w:val="45"/>
        </w:numPr>
        <w:rPr>
          <w:rFonts w:cs="Helvetica"/>
        </w:rPr>
      </w:pPr>
      <w:r>
        <w:rPr>
          <w:rFonts w:cs="Helvetica" w:hint="eastAsia"/>
        </w:rPr>
        <w:t>字符类型要求。</w:t>
      </w:r>
      <w:r>
        <w:rPr>
          <w:rFonts w:cs="Helvetica"/>
        </w:rPr>
        <w:t>应</w:t>
      </w:r>
      <w:r>
        <w:rPr>
          <w:rFonts w:cs="Helvetica" w:hint="eastAsia"/>
        </w:rPr>
        <w:t>使用</w:t>
      </w:r>
      <w:r>
        <w:rPr>
          <w:rFonts w:cs="Helvetica" w:hint="eastAsia"/>
        </w:rPr>
        <w:t>VARCHAR</w:t>
      </w:r>
      <w:r>
        <w:rPr>
          <w:rFonts w:cs="Helvetica" w:hint="eastAsia"/>
        </w:rPr>
        <w:t>，</w:t>
      </w:r>
      <w:r>
        <w:rPr>
          <w:rFonts w:cs="Helvetica"/>
        </w:rPr>
        <w:t>不得</w:t>
      </w:r>
      <w:r>
        <w:rPr>
          <w:rFonts w:cs="Helvetica" w:hint="eastAsia"/>
        </w:rPr>
        <w:t>使用</w:t>
      </w:r>
      <w:r>
        <w:rPr>
          <w:rFonts w:cs="Helvetica" w:hint="eastAsia"/>
        </w:rPr>
        <w:t xml:space="preserve"> </w:t>
      </w:r>
      <w:r>
        <w:rPr>
          <w:rFonts w:cs="Helvetica" w:hint="eastAsia"/>
        </w:rPr>
        <w:t>CHAR</w:t>
      </w:r>
      <w:r>
        <w:rPr>
          <w:rFonts w:cs="Helvetica" w:hint="eastAsia"/>
        </w:rPr>
        <w:t>、</w:t>
      </w:r>
      <w:r>
        <w:rPr>
          <w:rFonts w:cs="Helvetica" w:hint="eastAsia"/>
        </w:rPr>
        <w:t>VARCHAR(</w:t>
      </w:r>
      <w:r>
        <w:rPr>
          <w:rFonts w:cs="Helvetica"/>
        </w:rPr>
        <w:t xml:space="preserve"> N</w:t>
      </w:r>
      <w:r>
        <w:rPr>
          <w:rFonts w:cs="Helvetica" w:hint="eastAsia"/>
        </w:rPr>
        <w:t>CHAR)</w:t>
      </w:r>
      <w:r>
        <w:rPr>
          <w:rFonts w:cs="Helvetica" w:hint="eastAsia"/>
        </w:rPr>
        <w:t>；</w:t>
      </w:r>
      <w:r>
        <w:rPr>
          <w:rFonts w:cs="Helvetica" w:hint="eastAsia"/>
        </w:rPr>
        <w:t>不得大量使用</w:t>
      </w:r>
      <w:r>
        <w:rPr>
          <w:rFonts w:cs="Helvetica" w:hint="eastAsia"/>
        </w:rPr>
        <w:t>VARCHAR(4000)</w:t>
      </w:r>
      <w:r>
        <w:rPr>
          <w:rFonts w:cs="Helvetica" w:hint="eastAsia"/>
        </w:rPr>
        <w:t>、</w:t>
      </w:r>
      <w:r>
        <w:rPr>
          <w:rFonts w:cs="Helvetica" w:hint="eastAsia"/>
        </w:rPr>
        <w:t>VARCHAR(MAX)</w:t>
      </w:r>
      <w:r>
        <w:rPr>
          <w:rFonts w:cs="Helvetica" w:hint="eastAsia"/>
        </w:rPr>
        <w:t>类型的字段；</w:t>
      </w:r>
    </w:p>
    <w:p w:rsidR="00C93676" w:rsidRDefault="00F45B85">
      <w:pPr>
        <w:pStyle w:val="af3"/>
        <w:numPr>
          <w:ilvl w:val="0"/>
          <w:numId w:val="45"/>
        </w:numPr>
        <w:rPr>
          <w:rFonts w:cs="Helvetica"/>
        </w:rPr>
      </w:pPr>
      <w:r>
        <w:rPr>
          <w:rFonts w:cs="Helvetica" w:hint="eastAsia"/>
        </w:rPr>
        <w:t>大字段类型要求。</w:t>
      </w:r>
      <w:r>
        <w:rPr>
          <w:rFonts w:cs="Helvetica"/>
        </w:rPr>
        <w:t>不得使用</w:t>
      </w:r>
      <w:r>
        <w:rPr>
          <w:rFonts w:cs="Helvetica"/>
        </w:rPr>
        <w:t>LONG</w:t>
      </w:r>
      <w:r>
        <w:rPr>
          <w:rFonts w:cs="Helvetica"/>
        </w:rPr>
        <w:t>类型，</w:t>
      </w:r>
      <w:r>
        <w:rPr>
          <w:rFonts w:cs="Helvetica" w:hint="eastAsia"/>
        </w:rPr>
        <w:t>审慎</w:t>
      </w:r>
      <w:r>
        <w:rPr>
          <w:rFonts w:cs="Helvetica" w:hint="eastAsia"/>
        </w:rPr>
        <w:t>使用</w:t>
      </w:r>
      <w:r>
        <w:rPr>
          <w:rFonts w:cs="Helvetica" w:hint="eastAsia"/>
        </w:rPr>
        <w:t>TEXT</w:t>
      </w:r>
      <w:r>
        <w:rPr>
          <w:rFonts w:cs="Helvetica" w:hint="eastAsia"/>
        </w:rPr>
        <w:t>、</w:t>
      </w:r>
      <w:r>
        <w:rPr>
          <w:rFonts w:cs="Helvetica" w:hint="eastAsia"/>
        </w:rPr>
        <w:t xml:space="preserve">BLOB </w:t>
      </w:r>
      <w:r>
        <w:rPr>
          <w:rFonts w:cs="Helvetica" w:hint="eastAsia"/>
        </w:rPr>
        <w:t>等大字段</w:t>
      </w:r>
      <w:r>
        <w:rPr>
          <w:rFonts w:cs="Helvetica" w:hint="eastAsia"/>
        </w:rPr>
        <w:t>类型。在一些特殊场景下，确需要使用</w:t>
      </w:r>
      <w:r>
        <w:rPr>
          <w:rFonts w:cs="Helvetica" w:hint="eastAsia"/>
        </w:rPr>
        <w:t>TEXT</w:t>
      </w:r>
      <w:r>
        <w:rPr>
          <w:rFonts w:cs="Helvetica" w:hint="eastAsia"/>
        </w:rPr>
        <w:t>、</w:t>
      </w:r>
      <w:r>
        <w:rPr>
          <w:rFonts w:cs="Helvetica" w:hint="eastAsia"/>
        </w:rPr>
        <w:t>BLOB</w:t>
      </w:r>
      <w:r>
        <w:rPr>
          <w:rFonts w:cs="Helvetica" w:hint="eastAsia"/>
        </w:rPr>
        <w:t>类型，</w:t>
      </w:r>
      <w:r>
        <w:rPr>
          <w:rFonts w:cs="Helvetica" w:hint="eastAsia"/>
        </w:rPr>
        <w:t>TEXT</w:t>
      </w:r>
      <w:r>
        <w:rPr>
          <w:rFonts w:cs="Helvetica" w:hint="eastAsia"/>
        </w:rPr>
        <w:t>或</w:t>
      </w:r>
      <w:r>
        <w:rPr>
          <w:rFonts w:cs="Helvetica" w:hint="eastAsia"/>
        </w:rPr>
        <w:t xml:space="preserve"> BLOB</w:t>
      </w:r>
      <w:r>
        <w:rPr>
          <w:rFonts w:cs="Helvetica" w:hint="eastAsia"/>
        </w:rPr>
        <w:t>类型的字段应分离到单独的</w:t>
      </w:r>
      <w:proofErr w:type="gramStart"/>
      <w:r>
        <w:rPr>
          <w:rFonts w:cs="Helvetica" w:hint="eastAsia"/>
        </w:rPr>
        <w:t>表独立</w:t>
      </w:r>
      <w:proofErr w:type="gramEnd"/>
      <w:r>
        <w:rPr>
          <w:rFonts w:cs="Helvetica" w:hint="eastAsia"/>
        </w:rPr>
        <w:t>存储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5"/>
        </w:numPr>
        <w:rPr>
          <w:rFonts w:cs="Helvetica"/>
        </w:rPr>
      </w:pPr>
      <w:r>
        <w:rPr>
          <w:rFonts w:cs="Helvetica" w:hint="eastAsia"/>
        </w:rPr>
        <w:t>时间类型</w:t>
      </w:r>
      <w:r>
        <w:rPr>
          <w:rFonts w:cs="Helvetica"/>
        </w:rPr>
        <w:t>要求</w:t>
      </w:r>
      <w:r>
        <w:rPr>
          <w:rFonts w:cs="Helvetica" w:hint="eastAsia"/>
        </w:rPr>
        <w:t>：涉及日期、时间的字段</w:t>
      </w:r>
      <w:r>
        <w:rPr>
          <w:rFonts w:cs="Helvetica"/>
        </w:rPr>
        <w:t>应为日期型</w:t>
      </w:r>
      <w:r>
        <w:rPr>
          <w:rFonts w:cs="Helvetica" w:hint="eastAsia"/>
        </w:rPr>
        <w:t>，字段类型</w:t>
      </w:r>
      <w:r>
        <w:rPr>
          <w:rFonts w:cs="Helvetica"/>
        </w:rPr>
        <w:t>不得</w:t>
      </w:r>
      <w:r>
        <w:rPr>
          <w:rFonts w:cs="Helvetica" w:hint="eastAsia"/>
        </w:rPr>
        <w:t>定义为字符型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5"/>
        </w:numPr>
        <w:rPr>
          <w:rFonts w:cs="Helvetica"/>
        </w:rPr>
      </w:pPr>
      <w:r>
        <w:rPr>
          <w:rFonts w:cs="Helvetica" w:hint="eastAsia"/>
        </w:rPr>
        <w:t>多表联查的关联字段，其</w:t>
      </w:r>
      <w:r>
        <w:rPr>
          <w:rFonts w:cs="Helvetica" w:hint="eastAsia"/>
        </w:rPr>
        <w:t>数据类型</w:t>
      </w:r>
      <w:r>
        <w:rPr>
          <w:rFonts w:cs="Helvetica"/>
        </w:rPr>
        <w:t>应</w:t>
      </w:r>
      <w:r>
        <w:rPr>
          <w:rFonts w:cs="Helvetica" w:hint="eastAsia"/>
        </w:rPr>
        <w:t>相同。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NULL</w:t>
      </w:r>
      <w:r>
        <w:rPr>
          <w:rFonts w:hint="eastAsia"/>
        </w:rPr>
        <w:t>属性</w:t>
      </w:r>
    </w:p>
    <w:p w:rsidR="00C93676" w:rsidRDefault="00F45B85">
      <w:pPr>
        <w:pStyle w:val="10410"/>
        <w:ind w:firstLine="420"/>
        <w:rPr>
          <w:szCs w:val="28"/>
        </w:rPr>
      </w:pPr>
      <w:r>
        <w:rPr>
          <w:rFonts w:hint="eastAsia"/>
        </w:rPr>
        <w:t>NULL</w:t>
      </w:r>
      <w:r>
        <w:rPr>
          <w:rFonts w:hint="eastAsia"/>
        </w:rPr>
        <w:t>属性设计，</w:t>
      </w:r>
      <w:r>
        <w:t>在</w:t>
      </w:r>
      <w:r>
        <w:rPr>
          <w:rFonts w:hint="eastAsia"/>
        </w:rPr>
        <w:t>实践中须遵循如下原则：</w:t>
      </w:r>
    </w:p>
    <w:p w:rsidR="00C93676" w:rsidRDefault="00F45B85">
      <w:pPr>
        <w:pStyle w:val="af3"/>
        <w:numPr>
          <w:ilvl w:val="0"/>
          <w:numId w:val="46"/>
        </w:numPr>
        <w:rPr>
          <w:rFonts w:cs="Helvetica"/>
        </w:rPr>
      </w:pPr>
      <w:r>
        <w:rPr>
          <w:rFonts w:cs="Helvetica" w:hint="eastAsia"/>
        </w:rPr>
        <w:t>新增加的表，所有字段</w:t>
      </w:r>
      <w:r>
        <w:rPr>
          <w:rFonts w:cs="Helvetica"/>
        </w:rPr>
        <w:t>不得</w:t>
      </w:r>
      <w:r>
        <w:rPr>
          <w:rFonts w:cs="Helvetica" w:hint="eastAsia"/>
        </w:rPr>
        <w:t>同时为</w:t>
      </w:r>
      <w:r>
        <w:rPr>
          <w:rFonts w:cs="Helvetica" w:hint="eastAsia"/>
        </w:rPr>
        <w:t>NULL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6"/>
        </w:numPr>
        <w:rPr>
          <w:rFonts w:cs="Helvetica"/>
        </w:rPr>
      </w:pPr>
      <w:r>
        <w:rPr>
          <w:rFonts w:cs="Helvetica" w:hint="eastAsia"/>
        </w:rPr>
        <w:t>旧表的调整，新增加的字段尽量为</w:t>
      </w:r>
      <w:r>
        <w:rPr>
          <w:rFonts w:cs="Helvetica" w:hint="eastAsia"/>
        </w:rPr>
        <w:t>NULL</w:t>
      </w:r>
      <w:r>
        <w:rPr>
          <w:rFonts w:cs="Helvetica" w:hint="eastAsia"/>
        </w:rPr>
        <w:t>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字段注释</w:t>
      </w:r>
    </w:p>
    <w:p w:rsidR="00C93676" w:rsidRDefault="00F45B85">
      <w:pPr>
        <w:pStyle w:val="10410"/>
        <w:ind w:firstLine="420"/>
        <w:rPr>
          <w:szCs w:val="28"/>
        </w:rPr>
      </w:pPr>
      <w:r>
        <w:rPr>
          <w:rFonts w:hint="eastAsia"/>
        </w:rPr>
        <w:t>字段注释设计，</w:t>
      </w:r>
      <w:r>
        <w:t>在</w:t>
      </w:r>
      <w:r>
        <w:rPr>
          <w:rFonts w:hint="eastAsia"/>
        </w:rPr>
        <w:t>实践中须遵循如下原则：</w:t>
      </w:r>
    </w:p>
    <w:p w:rsidR="00C93676" w:rsidRDefault="00F45B85">
      <w:pPr>
        <w:pStyle w:val="af3"/>
        <w:numPr>
          <w:ilvl w:val="0"/>
          <w:numId w:val="47"/>
        </w:numPr>
        <w:rPr>
          <w:rFonts w:cs="Helvetica"/>
        </w:rPr>
      </w:pPr>
      <w:r>
        <w:rPr>
          <w:rFonts w:cs="Helvetica" w:hint="eastAsia"/>
        </w:rPr>
        <w:t>每个字段</w:t>
      </w:r>
      <w:r>
        <w:rPr>
          <w:rFonts w:cs="Helvetica"/>
        </w:rPr>
        <w:t>应</w:t>
      </w:r>
      <w:r>
        <w:rPr>
          <w:rFonts w:cs="Helvetica" w:hint="eastAsia"/>
        </w:rPr>
        <w:t>包含中文注释</w:t>
      </w:r>
      <w:r>
        <w:rPr>
          <w:rFonts w:cs="Helvetica"/>
        </w:rPr>
        <w:t>，</w:t>
      </w:r>
      <w:r>
        <w:rPr>
          <w:rFonts w:cs="Helvetica" w:hint="eastAsia"/>
        </w:rPr>
        <w:t>体现字段所代表的含义，注释内容</w:t>
      </w:r>
      <w:r>
        <w:rPr>
          <w:rFonts w:cs="Helvetica"/>
        </w:rPr>
        <w:t>不得</w:t>
      </w:r>
      <w:r>
        <w:rPr>
          <w:rFonts w:cs="Helvetica" w:hint="eastAsia"/>
        </w:rPr>
        <w:t>与字段名称一样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7"/>
        </w:numPr>
        <w:rPr>
          <w:rFonts w:cs="Helvetica"/>
        </w:rPr>
      </w:pPr>
      <w:r>
        <w:rPr>
          <w:rFonts w:cs="Helvetica" w:hint="eastAsia"/>
        </w:rPr>
        <w:t>如果字段的值为枚举值，则注释中</w:t>
      </w:r>
      <w:r>
        <w:rPr>
          <w:rFonts w:cs="Helvetica"/>
        </w:rPr>
        <w:t>应</w:t>
      </w:r>
      <w:r>
        <w:rPr>
          <w:rFonts w:cs="Helvetica" w:hint="eastAsia"/>
        </w:rPr>
        <w:t>将枚举内容都定义出来。如：指令环节</w:t>
      </w:r>
      <w:r>
        <w:rPr>
          <w:rFonts w:cs="Helvetica" w:hint="eastAsia"/>
        </w:rPr>
        <w:t>01</w:t>
      </w:r>
      <w:r>
        <w:rPr>
          <w:rFonts w:cs="Helvetica" w:hint="eastAsia"/>
        </w:rPr>
        <w:t>代表</w:t>
      </w:r>
      <w:r>
        <w:rPr>
          <w:rFonts w:cs="Helvetica" w:hint="eastAsia"/>
        </w:rPr>
        <w:t>xxx</w:t>
      </w:r>
      <w:r>
        <w:rPr>
          <w:rFonts w:cs="Helvetica" w:hint="eastAsia"/>
        </w:rPr>
        <w:t>，</w:t>
      </w:r>
      <w:r>
        <w:rPr>
          <w:rFonts w:cs="Helvetica" w:hint="eastAsia"/>
        </w:rPr>
        <w:t>02</w:t>
      </w:r>
      <w:r>
        <w:rPr>
          <w:rFonts w:cs="Helvetica" w:hint="eastAsia"/>
        </w:rPr>
        <w:t>代表</w:t>
      </w:r>
      <w:r>
        <w:rPr>
          <w:rFonts w:cs="Helvetica" w:hint="eastAsia"/>
        </w:rPr>
        <w:t>xxx</w:t>
      </w:r>
      <w:r>
        <w:rPr>
          <w:rFonts w:cs="Helvetica" w:hint="eastAsia"/>
        </w:rPr>
        <w:t>。</w:t>
      </w:r>
      <w:proofErr w:type="gramStart"/>
      <w:r>
        <w:rPr>
          <w:rFonts w:cs="Helvetica" w:hint="eastAsia"/>
        </w:rPr>
        <w:t>枚举值</w:t>
      </w:r>
      <w:r>
        <w:rPr>
          <w:rFonts w:cs="Helvetica" w:hint="eastAsia"/>
        </w:rPr>
        <w:t>内容</w:t>
      </w:r>
      <w:proofErr w:type="gramEnd"/>
      <w:r>
        <w:rPr>
          <w:rFonts w:cs="Helvetica" w:hint="eastAsia"/>
        </w:rPr>
        <w:t>大于</w:t>
      </w:r>
      <w:r>
        <w:rPr>
          <w:rFonts w:cs="Helvetica" w:hint="eastAsia"/>
        </w:rPr>
        <w:t>5</w:t>
      </w:r>
      <w:r>
        <w:rPr>
          <w:rFonts w:cs="Helvetica" w:hint="eastAsia"/>
        </w:rPr>
        <w:t>个、且有可能追加，则需</w:t>
      </w:r>
      <w:r>
        <w:rPr>
          <w:rFonts w:cs="Helvetica" w:hint="eastAsia"/>
        </w:rPr>
        <w:t>参数化、设计为单独参数表；</w:t>
      </w:r>
    </w:p>
    <w:p w:rsidR="00C93676" w:rsidRDefault="00F45B85">
      <w:pPr>
        <w:pStyle w:val="af3"/>
        <w:numPr>
          <w:ilvl w:val="0"/>
          <w:numId w:val="47"/>
        </w:numPr>
        <w:rPr>
          <w:rFonts w:cs="Helvetica"/>
        </w:rPr>
      </w:pPr>
      <w:r>
        <w:rPr>
          <w:rFonts w:cs="Helvetica" w:hint="eastAsia"/>
        </w:rPr>
        <w:t>如该字段值包含编码规则，则注释中</w:t>
      </w:r>
      <w:r>
        <w:rPr>
          <w:rFonts w:cs="Helvetica"/>
        </w:rPr>
        <w:t>应</w:t>
      </w:r>
      <w:r>
        <w:rPr>
          <w:rFonts w:cs="Helvetica" w:hint="eastAsia"/>
        </w:rPr>
        <w:t>标明编码规则。如：前</w:t>
      </w:r>
      <w:r>
        <w:rPr>
          <w:rFonts w:cs="Helvetica" w:hint="eastAsia"/>
        </w:rPr>
        <w:t>4</w:t>
      </w:r>
      <w:r>
        <w:rPr>
          <w:rFonts w:cs="Helvetica" w:hint="eastAsia"/>
        </w:rPr>
        <w:t>位代表申报年份</w:t>
      </w:r>
      <w:r>
        <w:rPr>
          <w:rFonts w:cs="Helvetica"/>
        </w:rPr>
        <w:t>；</w:t>
      </w:r>
    </w:p>
    <w:p w:rsidR="00C93676" w:rsidRDefault="00F45B85">
      <w:pPr>
        <w:pStyle w:val="af3"/>
        <w:numPr>
          <w:ilvl w:val="0"/>
          <w:numId w:val="47"/>
        </w:numPr>
        <w:rPr>
          <w:rFonts w:cs="Helvetica"/>
        </w:rPr>
      </w:pPr>
      <w:r>
        <w:rPr>
          <w:rFonts w:cs="Helvetica" w:hint="eastAsia"/>
        </w:rPr>
        <w:t>如该表为从其他系统中获取的数据，且字段的名称、值、含义发生了变化，应在表和字段的注释中体现。</w:t>
      </w:r>
    </w:p>
    <w:p w:rsidR="00C93676" w:rsidRDefault="00F45B85">
      <w:pPr>
        <w:pStyle w:val="a2"/>
        <w:tabs>
          <w:tab w:val="left" w:pos="0"/>
        </w:tabs>
        <w:spacing w:before="156" w:after="156"/>
      </w:pPr>
      <w:bookmarkStart w:id="65" w:name="_Toc85212481"/>
      <w:r>
        <w:t>索引设计</w:t>
      </w:r>
      <w:bookmarkEnd w:id="65"/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合理建立索引</w:t>
      </w:r>
    </w:p>
    <w:p w:rsidR="00C93676" w:rsidRDefault="00F45B85">
      <w:pPr>
        <w:pStyle w:val="10410"/>
        <w:ind w:firstLine="420"/>
        <w:rPr>
          <w:szCs w:val="28"/>
        </w:rPr>
      </w:pPr>
      <w:r>
        <w:rPr>
          <w:rFonts w:hint="eastAsia"/>
        </w:rPr>
        <w:t>合理建立索引，</w:t>
      </w:r>
      <w:r>
        <w:t>在</w:t>
      </w:r>
      <w:r>
        <w:rPr>
          <w:rFonts w:hint="eastAsia"/>
        </w:rPr>
        <w:t>实践中须遵循如下原则：</w:t>
      </w:r>
    </w:p>
    <w:p w:rsidR="00C93676" w:rsidRDefault="00F45B85">
      <w:pPr>
        <w:pStyle w:val="af3"/>
        <w:numPr>
          <w:ilvl w:val="0"/>
          <w:numId w:val="48"/>
        </w:numPr>
        <w:rPr>
          <w:rFonts w:cs="Helvetica"/>
          <w:kern w:val="0"/>
          <w:szCs w:val="28"/>
        </w:rPr>
      </w:pPr>
      <w:r>
        <w:rPr>
          <w:rFonts w:cs="Helvetica" w:hint="eastAsia"/>
        </w:rPr>
        <w:t>频繁使用的字段应建立</w:t>
      </w:r>
      <w:r>
        <w:rPr>
          <w:rFonts w:cs="Helvetica" w:hint="eastAsia"/>
        </w:rPr>
        <w:t>索</w:t>
      </w:r>
      <w:r>
        <w:rPr>
          <w:rFonts w:cs="Helvetica" w:hint="eastAsia"/>
        </w:rPr>
        <w:t>引。</w:t>
      </w:r>
      <w:r>
        <w:rPr>
          <w:rFonts w:cs="Helvetica" w:hint="eastAsia"/>
          <w:kern w:val="0"/>
          <w:szCs w:val="28"/>
        </w:rPr>
        <w:t>如：包含在</w:t>
      </w:r>
      <w:r>
        <w:rPr>
          <w:rFonts w:cs="Helvetica" w:hint="eastAsia"/>
          <w:kern w:val="0"/>
          <w:szCs w:val="28"/>
        </w:rPr>
        <w:t>SELECT</w:t>
      </w:r>
      <w:r>
        <w:rPr>
          <w:rFonts w:cs="Helvetica" w:hint="eastAsia"/>
          <w:kern w:val="0"/>
          <w:szCs w:val="28"/>
        </w:rPr>
        <w:t>、</w:t>
      </w:r>
      <w:r>
        <w:rPr>
          <w:rFonts w:cs="Helvetica" w:hint="eastAsia"/>
          <w:kern w:val="0"/>
          <w:szCs w:val="28"/>
        </w:rPr>
        <w:t>UPDATE</w:t>
      </w:r>
      <w:r>
        <w:rPr>
          <w:rFonts w:cs="Helvetica" w:hint="eastAsia"/>
          <w:kern w:val="0"/>
          <w:szCs w:val="28"/>
        </w:rPr>
        <w:t>、</w:t>
      </w:r>
      <w:r>
        <w:rPr>
          <w:rFonts w:cs="Helvetica" w:hint="eastAsia"/>
          <w:kern w:val="0"/>
          <w:szCs w:val="28"/>
        </w:rPr>
        <w:t xml:space="preserve"> DELETE </w:t>
      </w:r>
      <w:r>
        <w:rPr>
          <w:rFonts w:cs="Helvetica" w:hint="eastAsia"/>
          <w:kern w:val="0"/>
          <w:szCs w:val="28"/>
        </w:rPr>
        <w:t>语句的</w:t>
      </w:r>
      <w:r>
        <w:rPr>
          <w:rFonts w:cs="Helvetica" w:hint="eastAsia"/>
          <w:kern w:val="0"/>
          <w:szCs w:val="28"/>
        </w:rPr>
        <w:t xml:space="preserve"> WHERE </w:t>
      </w:r>
      <w:r>
        <w:rPr>
          <w:rFonts w:cs="Helvetica" w:hint="eastAsia"/>
          <w:kern w:val="0"/>
          <w:szCs w:val="28"/>
        </w:rPr>
        <w:t>条件中的列；包含在</w:t>
      </w:r>
      <w:r>
        <w:rPr>
          <w:rFonts w:cs="Helvetica" w:hint="eastAsia"/>
          <w:kern w:val="0"/>
          <w:szCs w:val="28"/>
        </w:rPr>
        <w:t>ORDER BY</w:t>
      </w:r>
      <w:r>
        <w:rPr>
          <w:rFonts w:cs="Helvetica" w:hint="eastAsia"/>
          <w:kern w:val="0"/>
          <w:szCs w:val="28"/>
        </w:rPr>
        <w:t>、</w:t>
      </w:r>
      <w:r>
        <w:rPr>
          <w:rFonts w:cs="Helvetica" w:hint="eastAsia"/>
          <w:kern w:val="0"/>
          <w:szCs w:val="28"/>
        </w:rPr>
        <w:t xml:space="preserve"> GROUP BY</w:t>
      </w:r>
      <w:r>
        <w:rPr>
          <w:rFonts w:cs="Helvetica" w:hint="eastAsia"/>
          <w:kern w:val="0"/>
          <w:szCs w:val="28"/>
        </w:rPr>
        <w:t>、</w:t>
      </w:r>
      <w:r>
        <w:rPr>
          <w:rFonts w:cs="Helvetica" w:hint="eastAsia"/>
          <w:kern w:val="0"/>
          <w:szCs w:val="28"/>
        </w:rPr>
        <w:t xml:space="preserve"> DISTINCT</w:t>
      </w:r>
      <w:r>
        <w:rPr>
          <w:rFonts w:cs="Helvetica" w:hint="eastAsia"/>
          <w:kern w:val="0"/>
          <w:szCs w:val="28"/>
        </w:rPr>
        <w:t>的字段；多表链接</w:t>
      </w:r>
      <w:r>
        <w:rPr>
          <w:rFonts w:cs="Helvetica" w:hint="eastAsia"/>
          <w:kern w:val="0"/>
          <w:szCs w:val="28"/>
        </w:rPr>
        <w:t>JOIN ON</w:t>
      </w:r>
      <w:r>
        <w:rPr>
          <w:rFonts w:cs="Helvetica" w:hint="eastAsia"/>
          <w:kern w:val="0"/>
          <w:szCs w:val="28"/>
        </w:rPr>
        <w:t>的字</w:t>
      </w:r>
      <w:r>
        <w:rPr>
          <w:rFonts w:cs="Helvetica" w:hint="eastAsia"/>
          <w:kern w:val="0"/>
          <w:szCs w:val="28"/>
        </w:rPr>
        <w:t>段；</w:t>
      </w:r>
    </w:p>
    <w:p w:rsidR="00C93676" w:rsidRDefault="00F45B85">
      <w:pPr>
        <w:pStyle w:val="af3"/>
        <w:numPr>
          <w:ilvl w:val="0"/>
          <w:numId w:val="48"/>
        </w:numPr>
        <w:rPr>
          <w:rFonts w:cs="Helvetica"/>
        </w:rPr>
      </w:pPr>
      <w:r>
        <w:rPr>
          <w:rFonts w:cs="Helvetica" w:hint="eastAsia"/>
        </w:rPr>
        <w:t>每张表的索引数量尽量不超过</w:t>
      </w:r>
      <w:r>
        <w:rPr>
          <w:rFonts w:cs="Helvetica" w:hint="eastAsia"/>
        </w:rPr>
        <w:t>5</w:t>
      </w:r>
      <w:r>
        <w:rPr>
          <w:rFonts w:cs="Helvetica" w:hint="eastAsia"/>
        </w:rPr>
        <w:t>个。如果部分表存在大量多维度查询，索引数可适度增加；</w:t>
      </w:r>
    </w:p>
    <w:p w:rsidR="00C93676" w:rsidRDefault="00F45B85">
      <w:pPr>
        <w:pStyle w:val="af3"/>
        <w:numPr>
          <w:ilvl w:val="0"/>
          <w:numId w:val="48"/>
        </w:numPr>
        <w:rPr>
          <w:rFonts w:cs="Helvetica"/>
        </w:rPr>
      </w:pPr>
      <w:r>
        <w:rPr>
          <w:rFonts w:cs="Helvetica" w:hint="eastAsia"/>
        </w:rPr>
        <w:t>不得使用函数索引；</w:t>
      </w:r>
    </w:p>
    <w:p w:rsidR="00C93676" w:rsidRDefault="00F45B85">
      <w:pPr>
        <w:pStyle w:val="af3"/>
        <w:numPr>
          <w:ilvl w:val="0"/>
          <w:numId w:val="48"/>
        </w:numPr>
        <w:rPr>
          <w:rFonts w:cs="Helvetica"/>
        </w:rPr>
      </w:pPr>
      <w:r>
        <w:rPr>
          <w:rFonts w:cs="Helvetica" w:hint="eastAsia"/>
        </w:rPr>
        <w:t>不得使用位图索引。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单列索引设计</w:t>
      </w:r>
    </w:p>
    <w:p w:rsidR="00C93676" w:rsidRDefault="00F45B85">
      <w:pPr>
        <w:pStyle w:val="10410"/>
        <w:ind w:firstLine="420"/>
        <w:rPr>
          <w:szCs w:val="28"/>
        </w:rPr>
      </w:pPr>
      <w:r>
        <w:rPr>
          <w:rFonts w:hint="eastAsia"/>
        </w:rPr>
        <w:t>单列索引设计，</w:t>
      </w:r>
      <w:r>
        <w:t>在</w:t>
      </w:r>
      <w:r>
        <w:rPr>
          <w:rFonts w:hint="eastAsia"/>
        </w:rPr>
        <w:t>实践中须遵循如下原则：</w:t>
      </w:r>
    </w:p>
    <w:p w:rsidR="00C93676" w:rsidRDefault="00F45B85">
      <w:pPr>
        <w:pStyle w:val="af3"/>
        <w:numPr>
          <w:ilvl w:val="0"/>
          <w:numId w:val="49"/>
        </w:numPr>
        <w:rPr>
          <w:rFonts w:cs="Helvetica"/>
          <w:bCs/>
        </w:rPr>
      </w:pPr>
      <w:r>
        <w:rPr>
          <w:rFonts w:cs="Helvetica"/>
          <w:bCs/>
        </w:rPr>
        <w:t>不得</w:t>
      </w:r>
      <w:r>
        <w:rPr>
          <w:rFonts w:cs="Helvetica" w:hint="eastAsia"/>
          <w:bCs/>
        </w:rPr>
        <w:t>在选择性低的列上建立单列索引。</w:t>
      </w:r>
      <w:r>
        <w:rPr>
          <w:rFonts w:cs="Helvetica" w:hint="eastAsia"/>
          <w:bCs/>
        </w:rPr>
        <w:t>如：性别字段，每个值都对应大量记录；</w:t>
      </w:r>
    </w:p>
    <w:p w:rsidR="00C93676" w:rsidRDefault="00F45B85">
      <w:pPr>
        <w:pStyle w:val="af3"/>
        <w:numPr>
          <w:ilvl w:val="0"/>
          <w:numId w:val="49"/>
        </w:numPr>
        <w:rPr>
          <w:rFonts w:cs="Helvetica"/>
          <w:bCs/>
        </w:rPr>
      </w:pPr>
      <w:r>
        <w:rPr>
          <w:rFonts w:cs="Helvetica"/>
          <w:bCs/>
        </w:rPr>
        <w:t>不得</w:t>
      </w:r>
      <w:r>
        <w:rPr>
          <w:rFonts w:cs="Helvetica" w:hint="eastAsia"/>
          <w:bCs/>
        </w:rPr>
        <w:t>对表中的每一列都建立单列索引</w:t>
      </w:r>
      <w:r>
        <w:rPr>
          <w:rFonts w:cs="Helvetica"/>
          <w:bCs/>
        </w:rPr>
        <w:t>；</w:t>
      </w:r>
    </w:p>
    <w:p w:rsidR="00C93676" w:rsidRDefault="00F45B85">
      <w:pPr>
        <w:pStyle w:val="af3"/>
        <w:numPr>
          <w:ilvl w:val="0"/>
          <w:numId w:val="49"/>
        </w:numPr>
        <w:rPr>
          <w:rFonts w:cs="Helvetica"/>
          <w:bCs/>
        </w:rPr>
      </w:pPr>
      <w:r>
        <w:rPr>
          <w:rFonts w:cs="Helvetica" w:hint="eastAsia"/>
          <w:bCs/>
        </w:rPr>
        <w:t>不得在</w:t>
      </w:r>
      <w:r>
        <w:rPr>
          <w:rFonts w:cs="Helvetica" w:hint="eastAsia"/>
          <w:bCs/>
        </w:rPr>
        <w:t>TEXT</w:t>
      </w:r>
      <w:r>
        <w:rPr>
          <w:rFonts w:cs="Helvetica" w:hint="eastAsia"/>
          <w:bCs/>
        </w:rPr>
        <w:t>、</w:t>
      </w:r>
      <w:r>
        <w:rPr>
          <w:rFonts w:cs="Helvetica" w:hint="eastAsia"/>
          <w:bCs/>
        </w:rPr>
        <w:t>BLOB</w:t>
      </w:r>
      <w:r>
        <w:rPr>
          <w:rFonts w:cs="Helvetica" w:hint="eastAsia"/>
          <w:bCs/>
        </w:rPr>
        <w:t>、</w:t>
      </w:r>
      <w:r>
        <w:rPr>
          <w:rFonts w:cs="Helvetica" w:hint="eastAsia"/>
          <w:bCs/>
        </w:rPr>
        <w:t>VARCHAR</w:t>
      </w:r>
      <w:r>
        <w:rPr>
          <w:rFonts w:cs="Helvetica" w:hint="eastAsia"/>
          <w:bCs/>
        </w:rPr>
        <w:t>（</w:t>
      </w:r>
      <w:r>
        <w:rPr>
          <w:rFonts w:cs="Helvetica" w:hint="eastAsia"/>
          <w:bCs/>
        </w:rPr>
        <w:t>4000</w:t>
      </w:r>
      <w:r>
        <w:rPr>
          <w:rFonts w:cs="Helvetica" w:hint="eastAsia"/>
          <w:bCs/>
        </w:rPr>
        <w:t>）等大字段类型</w:t>
      </w:r>
      <w:proofErr w:type="gramStart"/>
      <w:r>
        <w:rPr>
          <w:rFonts w:cs="Helvetica" w:hint="eastAsia"/>
          <w:bCs/>
        </w:rPr>
        <w:t>列建索引</w:t>
      </w:r>
      <w:proofErr w:type="gramEnd"/>
      <w:r>
        <w:rPr>
          <w:rFonts w:cs="Helvetica" w:hint="eastAsia"/>
          <w:bCs/>
        </w:rPr>
        <w:t>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组合索引设计</w:t>
      </w:r>
    </w:p>
    <w:p w:rsidR="00C93676" w:rsidRDefault="00F45B85">
      <w:pPr>
        <w:pStyle w:val="11910"/>
        <w:ind w:firstLine="420"/>
        <w:rPr>
          <w:szCs w:val="28"/>
        </w:rPr>
      </w:pPr>
      <w:r>
        <w:t>组合</w:t>
      </w:r>
      <w:r>
        <w:rPr>
          <w:rFonts w:hint="eastAsia"/>
        </w:rPr>
        <w:t>索引设计，</w:t>
      </w:r>
      <w:r>
        <w:t>在</w:t>
      </w:r>
      <w:r>
        <w:rPr>
          <w:rFonts w:hint="eastAsia"/>
        </w:rPr>
        <w:t>实践中须遵循如下原则：</w:t>
      </w:r>
    </w:p>
    <w:p w:rsidR="00C93676" w:rsidRDefault="00F45B85">
      <w:pPr>
        <w:pStyle w:val="af3"/>
        <w:numPr>
          <w:ilvl w:val="0"/>
          <w:numId w:val="50"/>
        </w:numPr>
        <w:rPr>
          <w:rFonts w:cs="Helvetica"/>
          <w:bCs/>
        </w:rPr>
      </w:pPr>
      <w:r>
        <w:rPr>
          <w:rFonts w:cs="Helvetica" w:hint="eastAsia"/>
          <w:bCs/>
        </w:rPr>
        <w:lastRenderedPageBreak/>
        <w:t>查询频繁、选择性好、等值查询的列放在左侧，查询频率相同时，则把选择性好的字段放在左侧；</w:t>
      </w:r>
    </w:p>
    <w:p w:rsidR="00C93676" w:rsidRDefault="00F45B85">
      <w:pPr>
        <w:pStyle w:val="af3"/>
        <w:numPr>
          <w:ilvl w:val="0"/>
          <w:numId w:val="50"/>
        </w:numPr>
        <w:rPr>
          <w:rFonts w:cs="Helvetica"/>
          <w:bCs/>
        </w:rPr>
      </w:pPr>
      <w:r>
        <w:rPr>
          <w:rFonts w:cs="Helvetica" w:hint="eastAsia"/>
          <w:bCs/>
        </w:rPr>
        <w:t>具有一定选择性且是范围查询</w:t>
      </w:r>
      <w:r>
        <w:rPr>
          <w:rFonts w:cs="Helvetica" w:hint="eastAsia"/>
          <w:bCs/>
        </w:rPr>
        <w:t>(&gt;</w:t>
      </w:r>
      <w:r>
        <w:rPr>
          <w:rFonts w:cs="Helvetica" w:hint="eastAsia"/>
          <w:bCs/>
        </w:rPr>
        <w:t>、</w:t>
      </w:r>
      <w:r>
        <w:rPr>
          <w:rFonts w:cs="Helvetica" w:hint="eastAsia"/>
          <w:bCs/>
        </w:rPr>
        <w:t>&lt;</w:t>
      </w:r>
      <w:r>
        <w:rPr>
          <w:rFonts w:cs="Helvetica" w:hint="eastAsia"/>
          <w:bCs/>
        </w:rPr>
        <w:t>、</w:t>
      </w:r>
      <w:r>
        <w:rPr>
          <w:rFonts w:cs="Helvetica" w:hint="eastAsia"/>
          <w:bCs/>
        </w:rPr>
        <w:t>&gt;=</w:t>
      </w:r>
      <w:r>
        <w:rPr>
          <w:rFonts w:cs="Helvetica" w:hint="eastAsia"/>
          <w:bCs/>
        </w:rPr>
        <w:t>、</w:t>
      </w:r>
      <w:r>
        <w:rPr>
          <w:rFonts w:cs="Helvetica" w:hint="eastAsia"/>
          <w:bCs/>
        </w:rPr>
        <w:t>&lt;=</w:t>
      </w:r>
      <w:r>
        <w:rPr>
          <w:rFonts w:cs="Helvetica" w:hint="eastAsia"/>
          <w:bCs/>
        </w:rPr>
        <w:t>、</w:t>
      </w:r>
      <w:r>
        <w:rPr>
          <w:rFonts w:cs="Helvetica" w:hint="eastAsia"/>
          <w:bCs/>
        </w:rPr>
        <w:t>BETWEEN...AND)</w:t>
      </w:r>
      <w:r>
        <w:rPr>
          <w:rFonts w:cs="Helvetica" w:hint="eastAsia"/>
          <w:bCs/>
        </w:rPr>
        <w:t>放在组合索引的右侧；</w:t>
      </w:r>
    </w:p>
    <w:p w:rsidR="00C93676" w:rsidRDefault="00F45B85">
      <w:pPr>
        <w:pStyle w:val="af3"/>
        <w:numPr>
          <w:ilvl w:val="0"/>
          <w:numId w:val="50"/>
        </w:numPr>
        <w:rPr>
          <w:rFonts w:cs="Helvetica"/>
          <w:bCs/>
        </w:rPr>
      </w:pPr>
      <w:r>
        <w:rPr>
          <w:rFonts w:cs="Helvetica" w:hint="eastAsia"/>
          <w:bCs/>
        </w:rPr>
        <w:t>组合索引、单列索引不得重复建设。如：已建</w:t>
      </w:r>
      <w:r>
        <w:rPr>
          <w:rFonts w:cs="Helvetica" w:hint="eastAsia"/>
          <w:bCs/>
        </w:rPr>
        <w:t>(A</w:t>
      </w:r>
      <w:r>
        <w:rPr>
          <w:rFonts w:cs="Helvetica" w:hint="eastAsia"/>
          <w:bCs/>
        </w:rPr>
        <w:t>，</w:t>
      </w:r>
      <w:r>
        <w:rPr>
          <w:rFonts w:cs="Helvetica" w:hint="eastAsia"/>
          <w:bCs/>
        </w:rPr>
        <w:t>B)</w:t>
      </w:r>
      <w:r>
        <w:rPr>
          <w:rFonts w:cs="Helvetica" w:hint="eastAsia"/>
          <w:bCs/>
        </w:rPr>
        <w:t>组合索引，就不需要在</w:t>
      </w:r>
      <w:r>
        <w:rPr>
          <w:rFonts w:cs="Helvetica" w:hint="eastAsia"/>
          <w:bCs/>
        </w:rPr>
        <w:t>A</w:t>
      </w:r>
      <w:r>
        <w:rPr>
          <w:rFonts w:cs="Helvetica" w:hint="eastAsia"/>
          <w:bCs/>
        </w:rPr>
        <w:t>上建单列索引；</w:t>
      </w:r>
    </w:p>
    <w:p w:rsidR="00C93676" w:rsidRDefault="00F45B85">
      <w:pPr>
        <w:pStyle w:val="af3"/>
        <w:numPr>
          <w:ilvl w:val="0"/>
          <w:numId w:val="50"/>
        </w:numPr>
        <w:rPr>
          <w:rFonts w:cs="Helvetica"/>
          <w:bCs/>
        </w:rPr>
      </w:pPr>
      <w:r>
        <w:rPr>
          <w:rFonts w:cs="Helvetica" w:hint="eastAsia"/>
          <w:bCs/>
        </w:rPr>
        <w:t>组合索引的索引字段不得过多、过长，</w:t>
      </w:r>
      <w:r>
        <w:rPr>
          <w:rFonts w:cs="Helvetica" w:hint="eastAsia"/>
          <w:bCs/>
        </w:rPr>
        <w:t>建议字段不超过</w:t>
      </w:r>
      <w:r>
        <w:rPr>
          <w:rFonts w:cs="Helvetica" w:hint="eastAsia"/>
          <w:bCs/>
        </w:rPr>
        <w:t>5</w:t>
      </w:r>
      <w:r>
        <w:rPr>
          <w:rFonts w:cs="Helvetica" w:hint="eastAsia"/>
          <w:bCs/>
        </w:rPr>
        <w:t>个；</w:t>
      </w:r>
    </w:p>
    <w:p w:rsidR="00C93676" w:rsidRDefault="00F45B85">
      <w:pPr>
        <w:pStyle w:val="af3"/>
        <w:numPr>
          <w:ilvl w:val="0"/>
          <w:numId w:val="50"/>
        </w:numPr>
        <w:rPr>
          <w:rFonts w:cs="Helvetica"/>
          <w:bCs/>
        </w:rPr>
      </w:pPr>
      <w:r>
        <w:rPr>
          <w:rFonts w:cs="Helvetica" w:hint="eastAsia"/>
          <w:bCs/>
        </w:rPr>
        <w:t>通过</w:t>
      </w:r>
      <w:r>
        <w:rPr>
          <w:rFonts w:cs="Helvetica" w:hint="eastAsia"/>
          <w:bCs/>
        </w:rPr>
        <w:t>OR</w:t>
      </w:r>
      <w:r>
        <w:rPr>
          <w:rFonts w:cs="Helvetica" w:hint="eastAsia"/>
          <w:bCs/>
        </w:rPr>
        <w:t>连接的查询</w:t>
      </w:r>
      <w:proofErr w:type="gramStart"/>
      <w:r>
        <w:rPr>
          <w:rFonts w:cs="Helvetica" w:hint="eastAsia"/>
          <w:bCs/>
        </w:rPr>
        <w:t>列</w:t>
      </w:r>
      <w:r>
        <w:rPr>
          <w:rFonts w:cs="Helvetica"/>
          <w:bCs/>
        </w:rPr>
        <w:t>不得</w:t>
      </w:r>
      <w:proofErr w:type="gramEnd"/>
      <w:r>
        <w:rPr>
          <w:rFonts w:cs="Helvetica" w:hint="eastAsia"/>
          <w:bCs/>
        </w:rPr>
        <w:t>建组合索引</w:t>
      </w:r>
      <w:r>
        <w:rPr>
          <w:rFonts w:cs="Helvetica"/>
          <w:bCs/>
        </w:rPr>
        <w:t>；</w:t>
      </w:r>
    </w:p>
    <w:p w:rsidR="00C93676" w:rsidRDefault="00F45B85">
      <w:pPr>
        <w:pStyle w:val="af3"/>
        <w:numPr>
          <w:ilvl w:val="0"/>
          <w:numId w:val="50"/>
        </w:numPr>
        <w:rPr>
          <w:rFonts w:cs="Helvetica"/>
          <w:bCs/>
        </w:rPr>
      </w:pPr>
      <w:r>
        <w:rPr>
          <w:rFonts w:cs="Helvetica" w:hint="eastAsia"/>
          <w:bCs/>
        </w:rPr>
        <w:t>有排序需求</w:t>
      </w:r>
      <w:proofErr w:type="gramStart"/>
      <w:r>
        <w:rPr>
          <w:rFonts w:cs="Helvetica" w:hint="eastAsia"/>
          <w:bCs/>
        </w:rPr>
        <w:t>的列</w:t>
      </w:r>
      <w:r>
        <w:rPr>
          <w:rFonts w:cs="Helvetica"/>
          <w:bCs/>
        </w:rPr>
        <w:t>应</w:t>
      </w:r>
      <w:r>
        <w:rPr>
          <w:rFonts w:cs="Helvetica" w:hint="eastAsia"/>
          <w:bCs/>
        </w:rPr>
        <w:t>紧跟</w:t>
      </w:r>
      <w:proofErr w:type="gramEnd"/>
      <w:r>
        <w:rPr>
          <w:rFonts w:cs="Helvetica" w:hint="eastAsia"/>
          <w:bCs/>
        </w:rPr>
        <w:t>在等值条件列的后面创建组合索引。</w:t>
      </w:r>
    </w:p>
    <w:p w:rsidR="00C93676" w:rsidRDefault="00F45B85">
      <w:pPr>
        <w:pStyle w:val="a2"/>
        <w:tabs>
          <w:tab w:val="left" w:pos="0"/>
        </w:tabs>
        <w:spacing w:before="156" w:after="156"/>
      </w:pPr>
      <w:bookmarkStart w:id="66" w:name="_Toc85212482"/>
      <w:r>
        <w:t>数据库约束设计</w:t>
      </w:r>
      <w:bookmarkEnd w:id="66"/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性能约束</w:t>
      </w:r>
    </w:p>
    <w:p w:rsidR="00C93676" w:rsidRDefault="00F45B85">
      <w:pPr>
        <w:pStyle w:val="11910"/>
        <w:ind w:firstLine="420"/>
        <w:rPr>
          <w:szCs w:val="28"/>
        </w:rPr>
      </w:pPr>
      <w:r>
        <w:rPr>
          <w:rFonts w:hint="eastAsia"/>
        </w:rPr>
        <w:t>数据库性能约束</w:t>
      </w:r>
      <w:r>
        <w:t>设计</w:t>
      </w:r>
      <w:r>
        <w:rPr>
          <w:rFonts w:hint="eastAsia"/>
        </w:rPr>
        <w:t>，在实践中须遵循如下原则：</w:t>
      </w:r>
    </w:p>
    <w:p w:rsidR="00C93676" w:rsidRDefault="00F45B85">
      <w:pPr>
        <w:pStyle w:val="af3"/>
        <w:numPr>
          <w:ilvl w:val="0"/>
          <w:numId w:val="51"/>
        </w:numPr>
        <w:rPr>
          <w:rFonts w:cs="Helvetica"/>
          <w:bCs/>
        </w:rPr>
      </w:pPr>
      <w:r>
        <w:rPr>
          <w:rFonts w:cs="Helvetica" w:hint="eastAsia"/>
          <w:bCs/>
        </w:rPr>
        <w:t>不得使用外键</w:t>
      </w:r>
      <w:r>
        <w:rPr>
          <w:rFonts w:cs="Helvetica"/>
          <w:bCs/>
        </w:rPr>
        <w:t>；</w:t>
      </w:r>
    </w:p>
    <w:p w:rsidR="00C93676" w:rsidRDefault="00F45B85">
      <w:pPr>
        <w:pStyle w:val="af3"/>
        <w:numPr>
          <w:ilvl w:val="0"/>
          <w:numId w:val="51"/>
        </w:numPr>
        <w:rPr>
          <w:rFonts w:cs="Helvetica"/>
          <w:bCs/>
        </w:rPr>
      </w:pPr>
      <w:r>
        <w:rPr>
          <w:rFonts w:cs="Helvetica"/>
          <w:bCs/>
        </w:rPr>
        <w:t>审慎</w:t>
      </w:r>
      <w:r>
        <w:rPr>
          <w:rFonts w:cs="Helvetica" w:hint="eastAsia"/>
          <w:bCs/>
        </w:rPr>
        <w:t>使用视图</w:t>
      </w:r>
      <w:r>
        <w:rPr>
          <w:rFonts w:cs="Helvetica"/>
          <w:bCs/>
        </w:rPr>
        <w:t>；</w:t>
      </w:r>
    </w:p>
    <w:p w:rsidR="00C93676" w:rsidRDefault="00F45B85">
      <w:pPr>
        <w:pStyle w:val="af3"/>
        <w:numPr>
          <w:ilvl w:val="0"/>
          <w:numId w:val="51"/>
        </w:numPr>
        <w:rPr>
          <w:rFonts w:cs="Helvetica"/>
          <w:bCs/>
        </w:rPr>
      </w:pPr>
      <w:r>
        <w:rPr>
          <w:rFonts w:cs="Helvetica"/>
          <w:bCs/>
        </w:rPr>
        <w:t>不得</w:t>
      </w:r>
      <w:r>
        <w:rPr>
          <w:rFonts w:cs="Helvetica" w:hint="eastAsia"/>
          <w:bCs/>
        </w:rPr>
        <w:t>使用触发器</w:t>
      </w:r>
      <w:r>
        <w:rPr>
          <w:rFonts w:cs="Helvetica"/>
          <w:bCs/>
        </w:rPr>
        <w:t>；</w:t>
      </w:r>
    </w:p>
    <w:p w:rsidR="00C93676" w:rsidRDefault="00F45B85">
      <w:pPr>
        <w:pStyle w:val="af3"/>
        <w:numPr>
          <w:ilvl w:val="0"/>
          <w:numId w:val="51"/>
        </w:numPr>
        <w:rPr>
          <w:rFonts w:cs="Helvetica"/>
          <w:bCs/>
        </w:rPr>
      </w:pPr>
      <w:r>
        <w:rPr>
          <w:rFonts w:cs="Helvetica"/>
          <w:bCs/>
        </w:rPr>
        <w:t>不得使用数据库</w:t>
      </w:r>
      <w:r>
        <w:rPr>
          <w:rFonts w:cs="Helvetica" w:hint="eastAsia"/>
          <w:bCs/>
        </w:rPr>
        <w:t>临时表。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扩展性约束</w:t>
      </w:r>
    </w:p>
    <w:p w:rsidR="00C93676" w:rsidRDefault="00F45B85">
      <w:pPr>
        <w:pStyle w:val="11910"/>
        <w:ind w:firstLine="420"/>
        <w:rPr>
          <w:szCs w:val="28"/>
        </w:rPr>
      </w:pPr>
      <w:r>
        <w:rPr>
          <w:rFonts w:hint="eastAsia"/>
        </w:rPr>
        <w:t>数据库扩展性约束</w:t>
      </w:r>
      <w:r>
        <w:t>设计</w:t>
      </w:r>
      <w:r>
        <w:rPr>
          <w:rFonts w:hint="eastAsia"/>
        </w:rPr>
        <w:t>，在实践中须遵循如下原则：</w:t>
      </w:r>
    </w:p>
    <w:p w:rsidR="00C93676" w:rsidRDefault="00F45B85">
      <w:pPr>
        <w:pStyle w:val="af3"/>
        <w:numPr>
          <w:ilvl w:val="0"/>
          <w:numId w:val="52"/>
        </w:numPr>
        <w:rPr>
          <w:rFonts w:cs="Helvetica"/>
          <w:bCs/>
        </w:rPr>
      </w:pPr>
      <w:r>
        <w:rPr>
          <w:rFonts w:cs="Helvetica"/>
          <w:bCs/>
        </w:rPr>
        <w:t>不得</w:t>
      </w:r>
      <w:r>
        <w:rPr>
          <w:rFonts w:cs="Helvetica" w:hint="eastAsia"/>
          <w:bCs/>
        </w:rPr>
        <w:t>使用</w:t>
      </w:r>
      <w:r>
        <w:rPr>
          <w:rFonts w:cs="Helvetica" w:hint="eastAsia"/>
          <w:bCs/>
        </w:rPr>
        <w:t xml:space="preserve"> </w:t>
      </w:r>
      <w:r>
        <w:rPr>
          <w:rFonts w:cs="Helvetica" w:hint="eastAsia"/>
          <w:bCs/>
        </w:rPr>
        <w:t>EVENT</w:t>
      </w:r>
      <w:r>
        <w:rPr>
          <w:rFonts w:cs="Helvetica"/>
          <w:bCs/>
        </w:rPr>
        <w:t>；</w:t>
      </w:r>
    </w:p>
    <w:p w:rsidR="00C93676" w:rsidRDefault="00F45B85">
      <w:pPr>
        <w:pStyle w:val="af3"/>
        <w:numPr>
          <w:ilvl w:val="0"/>
          <w:numId w:val="52"/>
        </w:numPr>
        <w:rPr>
          <w:rFonts w:cs="Helvetica"/>
          <w:bCs/>
        </w:rPr>
      </w:pPr>
      <w:r>
        <w:rPr>
          <w:rFonts w:cs="Helvetica"/>
          <w:bCs/>
        </w:rPr>
        <w:t>审慎使用</w:t>
      </w:r>
      <w:r>
        <w:rPr>
          <w:rFonts w:cs="Helvetica" w:hint="eastAsia"/>
          <w:bCs/>
        </w:rPr>
        <w:t>自定义函数</w:t>
      </w:r>
      <w:r>
        <w:rPr>
          <w:rFonts w:cs="Helvetica"/>
          <w:bCs/>
        </w:rPr>
        <w:t>；</w:t>
      </w:r>
    </w:p>
    <w:p w:rsidR="00C93676" w:rsidRDefault="00F45B85">
      <w:pPr>
        <w:pStyle w:val="af3"/>
        <w:numPr>
          <w:ilvl w:val="0"/>
          <w:numId w:val="52"/>
        </w:numPr>
        <w:rPr>
          <w:rFonts w:cs="Helvetica"/>
          <w:bCs/>
        </w:rPr>
      </w:pPr>
      <w:r>
        <w:rPr>
          <w:rFonts w:cs="Helvetica" w:hint="eastAsia"/>
          <w:bCs/>
        </w:rPr>
        <w:t>审慎使用存储过程。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安全性约束</w:t>
      </w:r>
    </w:p>
    <w:p w:rsidR="00C93676" w:rsidRDefault="00F45B85">
      <w:pPr>
        <w:pStyle w:val="11910"/>
        <w:ind w:firstLine="420"/>
        <w:rPr>
          <w:szCs w:val="28"/>
        </w:rPr>
      </w:pPr>
      <w:r>
        <w:t>数据库安全性约束设计，在实践中须遵循如下原则：</w:t>
      </w:r>
    </w:p>
    <w:p w:rsidR="00C93676" w:rsidRDefault="00F45B85">
      <w:pPr>
        <w:pStyle w:val="af3"/>
        <w:numPr>
          <w:ilvl w:val="0"/>
          <w:numId w:val="53"/>
        </w:numPr>
        <w:rPr>
          <w:rFonts w:cs="Helvetica"/>
          <w:bCs/>
        </w:rPr>
      </w:pPr>
      <w:r>
        <w:rPr>
          <w:rFonts w:cs="Helvetica" w:hint="eastAsia"/>
          <w:bCs/>
        </w:rPr>
        <w:t>不得使用</w:t>
      </w:r>
      <w:r>
        <w:rPr>
          <w:rFonts w:cs="Helvetica" w:hint="eastAsia"/>
          <w:bCs/>
        </w:rPr>
        <w:t>DBLINK</w:t>
      </w:r>
      <w:r>
        <w:rPr>
          <w:rFonts w:cs="Helvetica"/>
          <w:bCs/>
        </w:rPr>
        <w:t>；</w:t>
      </w:r>
    </w:p>
    <w:p w:rsidR="00C93676" w:rsidRDefault="00F45B85">
      <w:pPr>
        <w:pStyle w:val="af3"/>
        <w:numPr>
          <w:ilvl w:val="0"/>
          <w:numId w:val="53"/>
        </w:numPr>
        <w:rPr>
          <w:rFonts w:cs="Helvetica"/>
          <w:bCs/>
        </w:rPr>
      </w:pPr>
      <w:r>
        <w:rPr>
          <w:rFonts w:cs="Helvetica"/>
          <w:bCs/>
        </w:rPr>
        <w:t>不得</w:t>
      </w:r>
      <w:proofErr w:type="gramStart"/>
      <w:r>
        <w:rPr>
          <w:rFonts w:cs="Helvetica" w:hint="eastAsia"/>
          <w:bCs/>
        </w:rPr>
        <w:t>跨主用户</w:t>
      </w:r>
      <w:proofErr w:type="gramEnd"/>
      <w:r>
        <w:rPr>
          <w:rFonts w:cs="Helvetica" w:hint="eastAsia"/>
          <w:bCs/>
        </w:rPr>
        <w:t>授权。如：</w:t>
      </w:r>
      <w:r>
        <w:rPr>
          <w:rFonts w:cs="Helvetica" w:hint="eastAsia"/>
          <w:bCs/>
        </w:rPr>
        <w:t>A</w:t>
      </w:r>
      <w:r>
        <w:rPr>
          <w:rFonts w:cs="Helvetica" w:hint="eastAsia"/>
          <w:bCs/>
        </w:rPr>
        <w:t>系统</w:t>
      </w:r>
      <w:proofErr w:type="gramStart"/>
      <w:r>
        <w:rPr>
          <w:rFonts w:cs="Helvetica" w:hint="eastAsia"/>
          <w:bCs/>
        </w:rPr>
        <w:t>主用户</w:t>
      </w:r>
      <w:proofErr w:type="gramEnd"/>
      <w:r>
        <w:rPr>
          <w:rFonts w:cs="Helvetica" w:hint="eastAsia"/>
          <w:bCs/>
        </w:rPr>
        <w:t>不应直接授权给</w:t>
      </w:r>
      <w:r>
        <w:rPr>
          <w:rFonts w:cs="Helvetica" w:hint="eastAsia"/>
          <w:bCs/>
        </w:rPr>
        <w:t>B</w:t>
      </w:r>
      <w:r>
        <w:rPr>
          <w:rFonts w:cs="Helvetica" w:hint="eastAsia"/>
          <w:bCs/>
        </w:rPr>
        <w:t>系统的主用户，而是</w:t>
      </w:r>
      <w:r>
        <w:rPr>
          <w:rFonts w:cs="Helvetica" w:hint="eastAsia"/>
          <w:bCs/>
        </w:rPr>
        <w:t>A</w:t>
      </w:r>
      <w:r>
        <w:rPr>
          <w:rFonts w:cs="Helvetica" w:hint="eastAsia"/>
          <w:bCs/>
        </w:rPr>
        <w:t>系统授权给</w:t>
      </w:r>
      <w:r>
        <w:rPr>
          <w:rFonts w:cs="Helvetica" w:hint="eastAsia"/>
          <w:bCs/>
        </w:rPr>
        <w:t>B</w:t>
      </w:r>
      <w:r>
        <w:rPr>
          <w:rFonts w:cs="Helvetica" w:hint="eastAsia"/>
          <w:bCs/>
        </w:rPr>
        <w:t>系统</w:t>
      </w:r>
      <w:r>
        <w:rPr>
          <w:rFonts w:cs="Helvetica" w:hint="eastAsia"/>
          <w:bCs/>
        </w:rPr>
        <w:t>B_A</w:t>
      </w:r>
      <w:r>
        <w:rPr>
          <w:rFonts w:cs="Helvetica" w:hint="eastAsia"/>
          <w:bCs/>
        </w:rPr>
        <w:t>用户。</w:t>
      </w:r>
    </w:p>
    <w:p w:rsidR="00C93676" w:rsidRDefault="00F45B85">
      <w:pPr>
        <w:pStyle w:val="2010"/>
        <w:tabs>
          <w:tab w:val="left" w:pos="0"/>
        </w:tabs>
        <w:spacing w:before="312" w:after="312"/>
      </w:pPr>
      <w:bookmarkStart w:id="67" w:name="_Toc85212483"/>
      <w:r>
        <w:t>数据库设计文档要求</w:t>
      </w:r>
      <w:bookmarkEnd w:id="67"/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逻辑模型设计文档要求</w:t>
      </w:r>
    </w:p>
    <w:p w:rsidR="00C93676" w:rsidRDefault="00F45B85">
      <w:pPr>
        <w:pStyle w:val="10410"/>
        <w:ind w:firstLine="420"/>
        <w:rPr>
          <w:szCs w:val="28"/>
        </w:rPr>
      </w:pPr>
      <w:r>
        <w:rPr>
          <w:rFonts w:hint="eastAsia"/>
          <w:szCs w:val="28"/>
        </w:rPr>
        <w:t>应用数据库设计时，应进行逻辑模型设计，形成</w:t>
      </w:r>
      <w:r>
        <w:rPr>
          <w:rFonts w:hint="eastAsia"/>
          <w:szCs w:val="28"/>
        </w:rPr>
        <w:t>ER</w:t>
      </w:r>
      <w:r>
        <w:rPr>
          <w:rFonts w:hint="eastAsia"/>
          <w:szCs w:val="28"/>
        </w:rPr>
        <w:t>关系图，在实践中须遵循如下原则：</w:t>
      </w:r>
    </w:p>
    <w:p w:rsidR="00C93676" w:rsidRDefault="00F45B85">
      <w:pPr>
        <w:pStyle w:val="af3"/>
        <w:numPr>
          <w:ilvl w:val="0"/>
          <w:numId w:val="54"/>
        </w:numPr>
        <w:rPr>
          <w:rFonts w:cs="Helvetica"/>
          <w:bCs/>
        </w:rPr>
      </w:pPr>
      <w:r>
        <w:rPr>
          <w:rFonts w:cs="Helvetica" w:hint="eastAsia"/>
          <w:bCs/>
        </w:rPr>
        <w:t>明确实体：</w:t>
      </w:r>
      <w:r>
        <w:rPr>
          <w:rFonts w:cs="Helvetica" w:hint="eastAsia"/>
          <w:bCs/>
        </w:rPr>
        <w:t>ER</w:t>
      </w:r>
      <w:r>
        <w:rPr>
          <w:rFonts w:cs="Helvetica" w:hint="eastAsia"/>
          <w:bCs/>
        </w:rPr>
        <w:t>图中每个实体应对应一个物理表，实体名应为物理表的英文表名；</w:t>
      </w:r>
    </w:p>
    <w:p w:rsidR="00C93676" w:rsidRDefault="00F45B85">
      <w:pPr>
        <w:pStyle w:val="af3"/>
        <w:numPr>
          <w:ilvl w:val="0"/>
          <w:numId w:val="54"/>
        </w:numPr>
        <w:rPr>
          <w:rFonts w:cs="Helvetica"/>
          <w:bCs/>
        </w:rPr>
      </w:pPr>
      <w:r>
        <w:rPr>
          <w:rFonts w:cs="Helvetica" w:hint="eastAsia"/>
          <w:bCs/>
        </w:rPr>
        <w:t>详细属性：</w:t>
      </w:r>
      <w:r>
        <w:rPr>
          <w:rFonts w:cs="Helvetica" w:hint="eastAsia"/>
          <w:bCs/>
        </w:rPr>
        <w:t>ER</w:t>
      </w:r>
      <w:r>
        <w:rPr>
          <w:rFonts w:cs="Helvetica" w:hint="eastAsia"/>
          <w:bCs/>
        </w:rPr>
        <w:t>图中每个实体至少包括主键及该表与其他表存在关联关系的字段；</w:t>
      </w:r>
    </w:p>
    <w:p w:rsidR="00C93676" w:rsidRDefault="00F45B85">
      <w:pPr>
        <w:pStyle w:val="af3"/>
        <w:numPr>
          <w:ilvl w:val="0"/>
          <w:numId w:val="54"/>
        </w:numPr>
        <w:rPr>
          <w:rFonts w:cs="Helvetica"/>
          <w:bCs/>
        </w:rPr>
      </w:pPr>
      <w:r>
        <w:rPr>
          <w:rFonts w:cs="Helvetica" w:hint="eastAsia"/>
          <w:bCs/>
        </w:rPr>
        <w:t>关系清晰：</w:t>
      </w:r>
      <w:r>
        <w:rPr>
          <w:rFonts w:cs="Helvetica" w:hint="eastAsia"/>
          <w:bCs/>
        </w:rPr>
        <w:t>ER</w:t>
      </w:r>
      <w:r>
        <w:rPr>
          <w:rFonts w:cs="Helvetica" w:hint="eastAsia"/>
          <w:bCs/>
        </w:rPr>
        <w:t>图中应明确标注实体之间的关系（一对一、一对多、多对多）；</w:t>
      </w:r>
    </w:p>
    <w:p w:rsidR="00C93676" w:rsidRDefault="00F45B85">
      <w:pPr>
        <w:pStyle w:val="af3"/>
        <w:numPr>
          <w:ilvl w:val="0"/>
          <w:numId w:val="54"/>
        </w:numPr>
        <w:rPr>
          <w:rFonts w:cs="Helvetica"/>
          <w:bCs/>
        </w:rPr>
      </w:pPr>
      <w:r>
        <w:rPr>
          <w:rFonts w:cs="Helvetica" w:hint="eastAsia"/>
          <w:bCs/>
        </w:rPr>
        <w:t>逻辑分组：</w:t>
      </w:r>
      <w:r>
        <w:rPr>
          <w:rFonts w:cs="Helvetica" w:hint="eastAsia"/>
          <w:bCs/>
        </w:rPr>
        <w:t>ER</w:t>
      </w:r>
      <w:r>
        <w:rPr>
          <w:rFonts w:cs="Helvetica" w:hint="eastAsia"/>
          <w:bCs/>
        </w:rPr>
        <w:t>图实体和关系进行逻辑分组，应使用不同的颜色、边框或区域来区分不同的业务模块或子</w:t>
      </w:r>
      <w:r>
        <w:rPr>
          <w:rFonts w:cs="Helvetica" w:hint="eastAsia"/>
          <w:bCs/>
        </w:rPr>
        <w:t>系统。</w:t>
      </w:r>
    </w:p>
    <w:p w:rsidR="00C93676" w:rsidRDefault="00F45B85">
      <w:pPr>
        <w:pStyle w:val="afff2"/>
        <w:ind w:firstLine="420"/>
      </w:pPr>
      <w:r>
        <w:rPr>
          <w:rFonts w:hint="eastAsia"/>
          <w:szCs w:val="2"/>
        </w:rPr>
        <w:t>如无法提供</w:t>
      </w:r>
      <w:r>
        <w:rPr>
          <w:rFonts w:hint="eastAsia"/>
          <w:szCs w:val="2"/>
        </w:rPr>
        <w:t>ER</w:t>
      </w:r>
      <w:r>
        <w:rPr>
          <w:rFonts w:hint="eastAsia"/>
          <w:szCs w:val="2"/>
        </w:rPr>
        <w:t>图，应填写附录</w:t>
      </w:r>
      <w:r>
        <w:rPr>
          <w:rFonts w:hint="eastAsia"/>
          <w:szCs w:val="2"/>
        </w:rPr>
        <w:t>D</w:t>
      </w:r>
      <w:r>
        <w:rPr>
          <w:rFonts w:hint="eastAsia"/>
          <w:szCs w:val="2"/>
        </w:rPr>
        <w:t>“关联关系”表，对数据表之间的关联关系进行描述。</w:t>
      </w:r>
    </w:p>
    <w:p w:rsidR="00C93676" w:rsidRDefault="00F45B85">
      <w:pPr>
        <w:pStyle w:val="afa"/>
        <w:numPr>
          <w:ilvl w:val="2"/>
          <w:numId w:val="6"/>
        </w:numPr>
      </w:pPr>
      <w:r>
        <w:rPr>
          <w:rFonts w:hint="eastAsia"/>
        </w:rPr>
        <w:t>数据字典设计文档要求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应用数据库设计完成后，应按照附录</w:t>
      </w:r>
      <w:r>
        <w:rPr>
          <w:rFonts w:hint="eastAsia"/>
          <w:szCs w:val="2"/>
        </w:rPr>
        <w:t>A</w:t>
      </w:r>
      <w:r>
        <w:rPr>
          <w:rFonts w:hint="eastAsia"/>
          <w:szCs w:val="2"/>
        </w:rPr>
        <w:t>“应用基本信息”表、附录</w:t>
      </w:r>
      <w:r>
        <w:rPr>
          <w:rFonts w:hint="eastAsia"/>
          <w:szCs w:val="2"/>
        </w:rPr>
        <w:t>B</w:t>
      </w:r>
      <w:r>
        <w:rPr>
          <w:rFonts w:hint="eastAsia"/>
          <w:szCs w:val="2"/>
        </w:rPr>
        <w:t>“表清单”表、附录</w:t>
      </w:r>
      <w:r>
        <w:rPr>
          <w:rFonts w:hint="eastAsia"/>
          <w:szCs w:val="2"/>
        </w:rPr>
        <w:t>C</w:t>
      </w:r>
      <w:r>
        <w:rPr>
          <w:rFonts w:hint="eastAsia"/>
          <w:szCs w:val="2"/>
        </w:rPr>
        <w:t>“字段清单”填写。</w:t>
      </w:r>
    </w:p>
    <w:p w:rsidR="00C93676" w:rsidRDefault="00F45B85">
      <w:pPr>
        <w:pStyle w:val="afff2"/>
        <w:snapToGrid w:val="0"/>
        <w:ind w:firstLine="420"/>
        <w:rPr>
          <w:szCs w:val="2"/>
        </w:rPr>
      </w:pPr>
      <w:r>
        <w:rPr>
          <w:rFonts w:hint="eastAsia"/>
          <w:szCs w:val="2"/>
        </w:rPr>
        <w:t>如无法提供</w:t>
      </w:r>
      <w:r>
        <w:rPr>
          <w:rFonts w:hint="eastAsia"/>
          <w:szCs w:val="2"/>
        </w:rPr>
        <w:t>ER</w:t>
      </w:r>
      <w:r>
        <w:rPr>
          <w:rFonts w:hint="eastAsia"/>
          <w:szCs w:val="2"/>
        </w:rPr>
        <w:t>图，应填写附录</w:t>
      </w:r>
      <w:r>
        <w:rPr>
          <w:rFonts w:hint="eastAsia"/>
          <w:szCs w:val="2"/>
        </w:rPr>
        <w:t>D</w:t>
      </w:r>
      <w:r>
        <w:rPr>
          <w:rFonts w:hint="eastAsia"/>
          <w:szCs w:val="2"/>
        </w:rPr>
        <w:t>“关联关系”表，对数据表之间的关联关系进行描述。</w:t>
      </w:r>
      <w:r>
        <w:rPr>
          <w:rFonts w:hint="eastAsia"/>
          <w:szCs w:val="2"/>
        </w:rPr>
        <w:br w:type="page"/>
      </w:r>
    </w:p>
    <w:p w:rsidR="00C93676" w:rsidRDefault="00F45B85">
      <w:pPr>
        <w:pStyle w:val="af8"/>
        <w:numPr>
          <w:ilvl w:val="0"/>
          <w:numId w:val="55"/>
        </w:numPr>
        <w:tabs>
          <w:tab w:val="clear" w:pos="360"/>
        </w:tabs>
        <w:spacing w:before="0" w:after="0"/>
      </w:pPr>
      <w:bookmarkStart w:id="68" w:name="_Toc91457661"/>
      <w:bookmarkStart w:id="69" w:name="_Toc56215502"/>
      <w:r>
        <w:lastRenderedPageBreak/>
        <w:br/>
      </w:r>
      <w:bookmarkStart w:id="70" w:name="_Toc85212484"/>
      <w:r>
        <w:t>（规范性）</w:t>
      </w:r>
      <w:r>
        <w:br/>
      </w:r>
      <w:r>
        <w:t>应用基本信息</w:t>
      </w:r>
      <w:bookmarkEnd w:id="70"/>
    </w:p>
    <w:tbl>
      <w:tblPr>
        <w:tblW w:w="5000" w:type="pct"/>
        <w:tblLook w:val="04A0" w:firstRow="1" w:lastRow="0" w:firstColumn="1" w:lastColumn="0" w:noHBand="0" w:noVBand="1"/>
      </w:tblPr>
      <w:tblGrid>
        <w:gridCol w:w="804"/>
        <w:gridCol w:w="1995"/>
        <w:gridCol w:w="1561"/>
        <w:gridCol w:w="2793"/>
        <w:gridCol w:w="2417"/>
      </w:tblGrid>
      <w:tr w:rsidR="00C93676">
        <w:trPr>
          <w:trHeight w:val="585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bookmarkEnd w:id="68"/>
          <w:bookmarkEnd w:id="69"/>
          <w:p w:rsidR="00C93676" w:rsidRDefault="00F45B85">
            <w:pPr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应用名称</w:t>
            </w:r>
          </w:p>
        </w:tc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应用主管部门</w:t>
            </w:r>
          </w:p>
        </w:tc>
        <w:tc>
          <w:tcPr>
            <w:tcW w:w="2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实施单位联系人及电话</w:t>
            </w:r>
          </w:p>
        </w:tc>
        <w:tc>
          <w:tcPr>
            <w:tcW w:w="2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业务联系人及电话</w:t>
            </w:r>
          </w:p>
        </w:tc>
      </w:tr>
      <w:tr w:rsidR="00C93676">
        <w:trPr>
          <w:trHeight w:val="405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1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TIR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运输系统</w:t>
            </w:r>
          </w:p>
        </w:tc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监管司</w:t>
            </w:r>
          </w:p>
        </w:tc>
        <w:tc>
          <w:tcPr>
            <w:tcW w:w="2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周云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1521045XXXX</w:t>
            </w:r>
          </w:p>
        </w:tc>
        <w:tc>
          <w:tcPr>
            <w:tcW w:w="2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proofErr w:type="gramStart"/>
            <w:r>
              <w:rPr>
                <w:rFonts w:ascii="宋体" w:cs="宋体" w:hint="eastAsia"/>
                <w:i/>
                <w:sz w:val="18"/>
                <w:szCs w:val="18"/>
              </w:rPr>
              <w:t>李幸蔚</w:t>
            </w:r>
            <w:proofErr w:type="gramEnd"/>
            <w:r>
              <w:rPr>
                <w:rFonts w:ascii="宋体" w:cs="宋体" w:hint="eastAsia"/>
                <w:i/>
                <w:sz w:val="18"/>
                <w:szCs w:val="18"/>
              </w:rPr>
              <w:t>6519XXXX</w:t>
            </w:r>
          </w:p>
        </w:tc>
      </w:tr>
      <w:tr w:rsidR="00C93676">
        <w:trPr>
          <w:trHeight w:val="405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jc w:val="center"/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  <w:tc>
          <w:tcPr>
            <w:tcW w:w="2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  <w:tc>
          <w:tcPr>
            <w:tcW w:w="2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</w:tr>
      <w:tr w:rsidR="00C93676">
        <w:trPr>
          <w:trHeight w:val="405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jc w:val="center"/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  <w:tc>
          <w:tcPr>
            <w:tcW w:w="2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  <w:tc>
          <w:tcPr>
            <w:tcW w:w="2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</w:tr>
      <w:tr w:rsidR="00C93676">
        <w:trPr>
          <w:trHeight w:val="405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2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2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</w:tr>
    </w:tbl>
    <w:p w:rsidR="00C93676" w:rsidRDefault="00F45B85">
      <w:pPr>
        <w:pStyle w:val="4210"/>
        <w:tabs>
          <w:tab w:val="left" w:leader="underscore" w:pos="-13107"/>
          <w:tab w:val="left" w:pos="0"/>
          <w:tab w:val="bar" w:leader="middleDot" w:pos="13108"/>
          <w:tab w:val="bar" w:leader="middleDot" w:pos="26215"/>
        </w:tabs>
        <w:spacing w:beforeLines="0" w:before="0" w:afterLines="0" w:after="0"/>
        <w:jc w:val="left"/>
      </w:pPr>
      <w:r>
        <w:br w:type="page"/>
      </w:r>
    </w:p>
    <w:p w:rsidR="00C93676" w:rsidRDefault="00F45B85">
      <w:pPr>
        <w:pStyle w:val="12110"/>
        <w:numPr>
          <w:ilvl w:val="0"/>
          <w:numId w:val="55"/>
        </w:numPr>
        <w:tabs>
          <w:tab w:val="clear" w:pos="360"/>
        </w:tabs>
        <w:spacing w:before="0" w:after="0"/>
      </w:pPr>
      <w:r>
        <w:lastRenderedPageBreak/>
        <w:br/>
      </w:r>
      <w:bookmarkStart w:id="71" w:name="_Toc85212485"/>
      <w:r>
        <w:t>（规范性）</w:t>
      </w:r>
      <w:r>
        <w:br/>
      </w:r>
      <w:r>
        <w:t>表清单</w:t>
      </w:r>
      <w:bookmarkEnd w:id="7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9"/>
        <w:gridCol w:w="1365"/>
        <w:gridCol w:w="2099"/>
        <w:gridCol w:w="1365"/>
        <w:gridCol w:w="1470"/>
        <w:gridCol w:w="1785"/>
        <w:gridCol w:w="784"/>
      </w:tblGrid>
      <w:tr w:rsidR="00C93676">
        <w:trPr>
          <w:trHeight w:val="390"/>
        </w:trPr>
        <w:tc>
          <w:tcPr>
            <w:tcW w:w="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业务模块名称</w:t>
            </w:r>
          </w:p>
        </w:tc>
        <w:tc>
          <w:tcPr>
            <w:tcW w:w="2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b/>
                <w:sz w:val="18"/>
                <w:szCs w:val="18"/>
              </w:rPr>
              <w:t>数据表数据性质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数据表（中文）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数据表（英文）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数据来源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备注</w:t>
            </w:r>
          </w:p>
        </w:tc>
      </w:tr>
      <w:tr w:rsidR="00C93676">
        <w:trPr>
          <w:trHeight w:val="7473"/>
        </w:trPr>
        <w:tc>
          <w:tcPr>
            <w:tcW w:w="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2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1.</w:t>
            </w:r>
            <w:proofErr w:type="gramStart"/>
            <w:r>
              <w:rPr>
                <w:rFonts w:ascii="宋体" w:hint="eastAsia"/>
                <w:sz w:val="18"/>
                <w:szCs w:val="18"/>
              </w:rPr>
              <w:t>主数据</w:t>
            </w:r>
            <w:proofErr w:type="gramEnd"/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例如：企业，人员，商品等业务实体</w:t>
            </w:r>
            <w:r>
              <w:rPr>
                <w:rFonts w:ascii="宋体" w:hint="eastAsia"/>
                <w:sz w:val="18"/>
                <w:szCs w:val="18"/>
              </w:rPr>
              <w:br/>
              <w:t>2.</w:t>
            </w:r>
            <w:r>
              <w:rPr>
                <w:rFonts w:ascii="宋体" w:hint="eastAsia"/>
                <w:sz w:val="18"/>
                <w:szCs w:val="18"/>
              </w:rPr>
              <w:t>业务</w:t>
            </w:r>
            <w:r>
              <w:rPr>
                <w:rFonts w:ascii="宋体" w:hint="eastAsia"/>
                <w:sz w:val="18"/>
                <w:szCs w:val="18"/>
              </w:rPr>
              <w:t>(</w:t>
            </w:r>
            <w:r>
              <w:rPr>
                <w:rFonts w:ascii="宋体" w:hint="eastAsia"/>
                <w:sz w:val="18"/>
                <w:szCs w:val="18"/>
              </w:rPr>
              <w:t>交易</w:t>
            </w:r>
            <w:r>
              <w:rPr>
                <w:rFonts w:ascii="宋体" w:hint="eastAsia"/>
                <w:sz w:val="18"/>
                <w:szCs w:val="18"/>
              </w:rPr>
              <w:t>)</w:t>
            </w:r>
            <w:r>
              <w:rPr>
                <w:rFonts w:ascii="宋体" w:hint="eastAsia"/>
                <w:sz w:val="18"/>
                <w:szCs w:val="18"/>
              </w:rPr>
              <w:t>数据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例如：交易数据和报关单等单证数据</w:t>
            </w:r>
            <w:r>
              <w:rPr>
                <w:rFonts w:ascii="宋体" w:hint="eastAsia"/>
                <w:sz w:val="18"/>
                <w:szCs w:val="18"/>
              </w:rPr>
              <w:br/>
              <w:t>3.</w:t>
            </w:r>
            <w:r>
              <w:rPr>
                <w:rFonts w:ascii="宋体" w:hint="eastAsia"/>
                <w:sz w:val="18"/>
                <w:szCs w:val="18"/>
              </w:rPr>
              <w:t>业务参考数据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例如：业务参数码表</w:t>
            </w:r>
            <w:r>
              <w:rPr>
                <w:rFonts w:ascii="宋体" w:hint="eastAsia"/>
                <w:sz w:val="18"/>
                <w:szCs w:val="18"/>
              </w:rPr>
              <w:br/>
              <w:t>4.</w:t>
            </w:r>
            <w:r>
              <w:rPr>
                <w:rFonts w:ascii="宋体" w:hint="eastAsia"/>
                <w:sz w:val="18"/>
                <w:szCs w:val="18"/>
              </w:rPr>
              <w:t>统计分析数据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例如：指标、报表</w:t>
            </w:r>
            <w:r>
              <w:rPr>
                <w:rFonts w:ascii="宋体" w:hint="eastAsia"/>
                <w:sz w:val="18"/>
                <w:szCs w:val="18"/>
              </w:rPr>
              <w:br/>
              <w:t>5.</w:t>
            </w:r>
            <w:r>
              <w:rPr>
                <w:rFonts w:ascii="宋体" w:hint="eastAsia"/>
                <w:sz w:val="18"/>
                <w:szCs w:val="18"/>
              </w:rPr>
              <w:t>中间过程数据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例如：临时表、中间表</w:t>
            </w:r>
            <w:r>
              <w:rPr>
                <w:rFonts w:ascii="宋体" w:hint="eastAsia"/>
                <w:sz w:val="18"/>
                <w:szCs w:val="18"/>
              </w:rPr>
              <w:br/>
              <w:t>6.</w:t>
            </w:r>
            <w:r>
              <w:rPr>
                <w:rFonts w:ascii="宋体" w:hint="eastAsia"/>
                <w:sz w:val="18"/>
                <w:szCs w:val="18"/>
              </w:rPr>
              <w:t>备份数据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例如：业务（交易）数据历史表、归档表</w:t>
            </w:r>
            <w:r>
              <w:rPr>
                <w:rFonts w:ascii="宋体" w:hint="eastAsia"/>
                <w:sz w:val="18"/>
                <w:szCs w:val="18"/>
              </w:rPr>
              <w:br/>
              <w:t>7.</w:t>
            </w:r>
            <w:r>
              <w:rPr>
                <w:rFonts w:ascii="宋体" w:hint="eastAsia"/>
                <w:sz w:val="18"/>
                <w:szCs w:val="18"/>
              </w:rPr>
              <w:t>技术数据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例如：系统配置信息、流程控制</w:t>
            </w:r>
            <w:r>
              <w:rPr>
                <w:rFonts w:ascii="宋体" w:hint="eastAsia"/>
                <w:sz w:val="18"/>
                <w:szCs w:val="18"/>
              </w:rPr>
              <w:br/>
              <w:t>8.</w:t>
            </w:r>
            <w:r>
              <w:rPr>
                <w:rFonts w:ascii="宋体" w:hint="eastAsia"/>
                <w:sz w:val="18"/>
                <w:szCs w:val="18"/>
              </w:rPr>
              <w:t>日志数据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系统运行日志、异常日志、操作日志、访问日志</w:t>
            </w:r>
            <w:r>
              <w:rPr>
                <w:rFonts w:ascii="宋体" w:hint="eastAsia"/>
                <w:sz w:val="18"/>
                <w:szCs w:val="18"/>
              </w:rPr>
              <w:br/>
              <w:t>9.</w:t>
            </w:r>
            <w:r>
              <w:rPr>
                <w:rFonts w:ascii="宋体" w:hint="eastAsia"/>
                <w:sz w:val="18"/>
                <w:szCs w:val="18"/>
              </w:rPr>
              <w:t>其他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如不属于上述情况请说明</w:t>
            </w:r>
            <w:r>
              <w:rPr>
                <w:rFonts w:ascii="宋体" w:hint="eastAsia"/>
                <w:sz w:val="18"/>
                <w:szCs w:val="18"/>
              </w:rPr>
              <w:br/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1</w:t>
            </w:r>
            <w:r>
              <w:rPr>
                <w:rFonts w:ascii="宋体" w:hint="eastAsia"/>
                <w:sz w:val="18"/>
                <w:szCs w:val="18"/>
              </w:rPr>
              <w:t>、自产（说明：本系统产生数据。）</w:t>
            </w:r>
            <w:r>
              <w:rPr>
                <w:rFonts w:ascii="宋体" w:hint="eastAsia"/>
                <w:sz w:val="18"/>
                <w:szCs w:val="18"/>
              </w:rPr>
              <w:br/>
              <w:t>2</w:t>
            </w:r>
            <w:r>
              <w:rPr>
                <w:rFonts w:ascii="宋体" w:hint="eastAsia"/>
                <w:sz w:val="18"/>
                <w:szCs w:val="18"/>
              </w:rPr>
              <w:t>、调用（从外系统获取，需在备注明确外系统名称。）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</w:tr>
      <w:tr w:rsidR="00C93676">
        <w:trPr>
          <w:trHeight w:val="285"/>
        </w:trPr>
        <w:tc>
          <w:tcPr>
            <w:tcW w:w="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1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H2018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通关管理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--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电子审单</w:t>
            </w:r>
          </w:p>
        </w:tc>
        <w:tc>
          <w:tcPr>
            <w:tcW w:w="2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业务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(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交易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)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数据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报关单表头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ENTRY_HEAD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自产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i/>
                <w:color w:val="0000FF"/>
                <w:sz w:val="18"/>
                <w:szCs w:val="18"/>
              </w:rPr>
            </w:pPr>
          </w:p>
        </w:tc>
      </w:tr>
    </w:tbl>
    <w:p w:rsidR="00C93676" w:rsidRDefault="00F45B85">
      <w:pPr>
        <w:pStyle w:val="12210"/>
        <w:numPr>
          <w:ilvl w:val="0"/>
          <w:numId w:val="55"/>
        </w:numPr>
        <w:tabs>
          <w:tab w:val="clear" w:pos="360"/>
        </w:tabs>
        <w:spacing w:before="0" w:after="0"/>
      </w:pPr>
      <w:r>
        <w:br w:type="page"/>
      </w:r>
      <w:r>
        <w:lastRenderedPageBreak/>
        <w:br/>
      </w:r>
      <w:bookmarkStart w:id="72" w:name="_Toc85212486"/>
      <w:r>
        <w:t>（规范性）</w:t>
      </w:r>
      <w:r>
        <w:br/>
      </w:r>
      <w:r>
        <w:t>字段清单</w:t>
      </w:r>
      <w:bookmarkEnd w:id="72"/>
    </w:p>
    <w:tbl>
      <w:tblPr>
        <w:tblW w:w="0" w:type="auto"/>
        <w:tblInd w:w="70" w:type="dxa"/>
        <w:tblLayout w:type="fixed"/>
        <w:tblLook w:val="04A0" w:firstRow="1" w:lastRow="0" w:firstColumn="1" w:lastColumn="0" w:noHBand="0" w:noVBand="1"/>
      </w:tblPr>
      <w:tblGrid>
        <w:gridCol w:w="314"/>
        <w:gridCol w:w="419"/>
        <w:gridCol w:w="631"/>
        <w:gridCol w:w="840"/>
        <w:gridCol w:w="839"/>
        <w:gridCol w:w="840"/>
        <w:gridCol w:w="839"/>
        <w:gridCol w:w="1984"/>
        <w:gridCol w:w="427"/>
        <w:gridCol w:w="457"/>
        <w:gridCol w:w="407"/>
        <w:gridCol w:w="709"/>
        <w:gridCol w:w="312"/>
        <w:gridCol w:w="472"/>
      </w:tblGrid>
      <w:tr w:rsidR="00C93676">
        <w:trPr>
          <w:trHeight w:val="1005"/>
        </w:trPr>
        <w:tc>
          <w:tcPr>
            <w:tcW w:w="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业务</w:t>
            </w:r>
            <w:r>
              <w:rPr>
                <w:rFonts w:ascii="宋体" w:cs="宋体" w:hint="eastAsia"/>
                <w:b/>
                <w:sz w:val="18"/>
                <w:szCs w:val="18"/>
              </w:rPr>
              <w:t xml:space="preserve">      </w:t>
            </w:r>
            <w:r>
              <w:rPr>
                <w:rFonts w:ascii="宋体" w:cs="宋体" w:hint="eastAsia"/>
                <w:b/>
                <w:sz w:val="18"/>
                <w:szCs w:val="18"/>
              </w:rPr>
              <w:t>模块名称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数据库类型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数据表（中文）</w:t>
            </w: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数据表（英文）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字段名称（中文）</w:t>
            </w: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字段名称（英文）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字段说明</w:t>
            </w:r>
          </w:p>
        </w:tc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字段长度</w:t>
            </w:r>
          </w:p>
        </w:tc>
        <w:tc>
          <w:tcPr>
            <w:tcW w:w="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字段精度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是否主键</w:t>
            </w:r>
          </w:p>
        </w:tc>
        <w:tc>
          <w:tcPr>
            <w:tcW w:w="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b/>
                <w:sz w:val="18"/>
                <w:szCs w:val="18"/>
              </w:rPr>
              <w:t>是否可空</w:t>
            </w:r>
          </w:p>
        </w:tc>
        <w:tc>
          <w:tcPr>
            <w:tcW w:w="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备注</w:t>
            </w:r>
          </w:p>
        </w:tc>
      </w:tr>
      <w:tr w:rsidR="00C93676">
        <w:trPr>
          <w:trHeight w:val="3960"/>
        </w:trPr>
        <w:tc>
          <w:tcPr>
            <w:tcW w:w="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描述清楚字段所代表的含义和必要信息。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1.</w:t>
            </w:r>
            <w:r>
              <w:rPr>
                <w:rFonts w:ascii="宋体" w:hint="eastAsia"/>
                <w:sz w:val="18"/>
                <w:szCs w:val="18"/>
              </w:rPr>
              <w:t>对于枚举型字段，需描述每个</w:t>
            </w:r>
            <w:proofErr w:type="gramStart"/>
            <w:r>
              <w:rPr>
                <w:rFonts w:ascii="宋体" w:hint="eastAsia"/>
                <w:sz w:val="18"/>
                <w:szCs w:val="18"/>
              </w:rPr>
              <w:t>枚举值</w:t>
            </w:r>
            <w:proofErr w:type="gramEnd"/>
            <w:r>
              <w:rPr>
                <w:rFonts w:ascii="宋体" w:hint="eastAsia"/>
                <w:sz w:val="18"/>
                <w:szCs w:val="18"/>
              </w:rPr>
              <w:t>的具体含义。</w:t>
            </w:r>
          </w:p>
          <w:p w:rsidR="00C93676" w:rsidRDefault="00F45B85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2.</w:t>
            </w:r>
            <w:r>
              <w:rPr>
                <w:rFonts w:ascii="宋体" w:hint="eastAsia"/>
                <w:sz w:val="18"/>
                <w:szCs w:val="18"/>
              </w:rPr>
              <w:t>对于字段取值来源于参数表的，应填写对应参数表名</w:t>
            </w:r>
          </w:p>
          <w:p w:rsidR="00C93676" w:rsidRDefault="00F45B85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3.</w:t>
            </w:r>
            <w:r>
              <w:rPr>
                <w:rFonts w:ascii="宋体" w:hint="eastAsia"/>
                <w:sz w:val="18"/>
                <w:szCs w:val="18"/>
              </w:rPr>
              <w:t>如该字段值包含编码规则，则注释中应标明编码规则。</w:t>
            </w:r>
          </w:p>
        </w:tc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是</w:t>
            </w:r>
          </w:p>
        </w:tc>
        <w:tc>
          <w:tcPr>
            <w:tcW w:w="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sz w:val="18"/>
                <w:szCs w:val="18"/>
              </w:rPr>
            </w:pPr>
            <w:r>
              <w:rPr>
                <w:rFonts w:ascii="宋体" w:cs="宋体" w:hint="eastAsia"/>
                <w:sz w:val="18"/>
                <w:szCs w:val="18"/>
              </w:rPr>
              <w:t>其他特殊情况说明</w:t>
            </w:r>
          </w:p>
        </w:tc>
      </w:tr>
      <w:tr w:rsidR="00C93676">
        <w:trPr>
          <w:trHeight w:val="1170"/>
        </w:trPr>
        <w:tc>
          <w:tcPr>
            <w:tcW w:w="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1</w:t>
            </w:r>
          </w:p>
        </w:tc>
        <w:tc>
          <w:tcPr>
            <w:tcW w:w="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H2018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通关管理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-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电子审单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Oracle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报关单表头</w:t>
            </w: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ENTRY_HEAD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海关编号</w:t>
            </w: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ENTRY_ID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海关代码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4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位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+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年份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4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位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+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进出口标志（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1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为进口、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0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为出口）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+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顺序编号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9</w:t>
            </w:r>
            <w:r>
              <w:rPr>
                <w:rFonts w:ascii="宋体" w:cs="宋体" w:hint="eastAsia"/>
                <w:i/>
                <w:sz w:val="18"/>
                <w:szCs w:val="18"/>
              </w:rPr>
              <w:t>位</w:t>
            </w:r>
          </w:p>
        </w:tc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VARCHAR</w:t>
            </w:r>
          </w:p>
        </w:tc>
        <w:tc>
          <w:tcPr>
            <w:tcW w:w="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18</w:t>
            </w:r>
          </w:p>
        </w:tc>
        <w:tc>
          <w:tcPr>
            <w:tcW w:w="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C93676">
            <w:pPr>
              <w:rPr>
                <w:rFonts w:ascii="宋体"/>
                <w:i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是</w:t>
            </w:r>
          </w:p>
        </w:tc>
        <w:tc>
          <w:tcPr>
            <w:tcW w:w="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N</w:t>
            </w:r>
          </w:p>
        </w:tc>
        <w:tc>
          <w:tcPr>
            <w:tcW w:w="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:rsidR="00C93676" w:rsidRDefault="00C93676">
            <w:pPr>
              <w:rPr>
                <w:rFonts w:ascii="宋体"/>
                <w:i/>
                <w:sz w:val="18"/>
                <w:szCs w:val="18"/>
              </w:rPr>
            </w:pPr>
          </w:p>
        </w:tc>
      </w:tr>
    </w:tbl>
    <w:p w:rsidR="00C93676" w:rsidRDefault="00F45B85">
      <w:pPr>
        <w:pStyle w:val="4210"/>
        <w:tabs>
          <w:tab w:val="left" w:leader="underscore" w:pos="-13107"/>
          <w:tab w:val="left" w:pos="0"/>
          <w:tab w:val="bar" w:leader="middleDot" w:pos="13108"/>
          <w:tab w:val="bar" w:leader="middleDot" w:pos="26215"/>
        </w:tabs>
        <w:spacing w:beforeLines="0" w:before="0" w:afterLines="0" w:after="0"/>
        <w:jc w:val="left"/>
      </w:pPr>
      <w:r>
        <w:br w:type="page"/>
      </w:r>
    </w:p>
    <w:p w:rsidR="00C93676" w:rsidRDefault="00F45B85">
      <w:pPr>
        <w:pStyle w:val="12310"/>
        <w:numPr>
          <w:ilvl w:val="0"/>
          <w:numId w:val="55"/>
        </w:numPr>
        <w:tabs>
          <w:tab w:val="clear" w:pos="360"/>
        </w:tabs>
        <w:spacing w:before="0" w:after="0"/>
      </w:pPr>
      <w:r>
        <w:lastRenderedPageBreak/>
        <w:br/>
      </w:r>
      <w:bookmarkStart w:id="73" w:name="_Toc85212487"/>
      <w:r>
        <w:t>（规范性）</w:t>
      </w:r>
      <w:r>
        <w:br/>
      </w:r>
      <w:r>
        <w:t>关联关系</w:t>
      </w:r>
      <w:bookmarkEnd w:id="7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0"/>
        <w:gridCol w:w="1049"/>
        <w:gridCol w:w="1050"/>
        <w:gridCol w:w="945"/>
        <w:gridCol w:w="1154"/>
        <w:gridCol w:w="2831"/>
        <w:gridCol w:w="1179"/>
      </w:tblGrid>
      <w:tr w:rsidR="00C93676">
        <w:trPr>
          <w:trHeight w:val="285"/>
        </w:trPr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父表表名（英文）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父表字段名（英文）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子表表名（英文）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proofErr w:type="gramStart"/>
            <w:r>
              <w:rPr>
                <w:rFonts w:ascii="宋体" w:cs="宋体" w:hint="eastAsia"/>
                <w:b/>
                <w:sz w:val="18"/>
                <w:szCs w:val="18"/>
              </w:rPr>
              <w:t>子表字段名</w:t>
            </w:r>
            <w:proofErr w:type="gramEnd"/>
            <w:r>
              <w:rPr>
                <w:rFonts w:ascii="宋体" w:cs="宋体" w:hint="eastAsia"/>
                <w:b/>
                <w:sz w:val="18"/>
                <w:szCs w:val="18"/>
              </w:rPr>
              <w:t>（英文）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关系类型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jc w:val="center"/>
              <w:rPr>
                <w:rFonts w:ascii="宋体" w:cs="宋体"/>
                <w:b/>
                <w:sz w:val="18"/>
                <w:szCs w:val="18"/>
              </w:rPr>
            </w:pPr>
            <w:r>
              <w:rPr>
                <w:rFonts w:ascii="宋体" w:cs="宋体" w:hint="eastAsia"/>
                <w:b/>
                <w:sz w:val="18"/>
                <w:szCs w:val="18"/>
              </w:rPr>
              <w:t>关系基数</w:t>
            </w:r>
          </w:p>
        </w:tc>
      </w:tr>
      <w:tr w:rsidR="00C93676">
        <w:trPr>
          <w:trHeight w:val="2160"/>
        </w:trPr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C93676">
            <w:pPr>
              <w:rPr>
                <w:rFonts w:ascii="宋体"/>
                <w:sz w:val="18"/>
                <w:szCs w:val="18"/>
              </w:rPr>
            </w:pP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标识关系：子实体</w:t>
            </w:r>
            <w:r>
              <w:rPr>
                <w:rFonts w:ascii="宋体" w:hint="eastAsia"/>
                <w:sz w:val="18"/>
                <w:szCs w:val="18"/>
              </w:rPr>
              <w:t>/</w:t>
            </w:r>
            <w:r>
              <w:rPr>
                <w:rFonts w:ascii="宋体" w:hint="eastAsia"/>
                <w:sz w:val="18"/>
                <w:szCs w:val="18"/>
              </w:rPr>
              <w:t>表的主键包含了父实体</w:t>
            </w:r>
            <w:r>
              <w:rPr>
                <w:rFonts w:ascii="宋体" w:hint="eastAsia"/>
                <w:sz w:val="18"/>
                <w:szCs w:val="18"/>
              </w:rPr>
              <w:t>/</w:t>
            </w:r>
            <w:r>
              <w:rPr>
                <w:rFonts w:ascii="宋体" w:hint="eastAsia"/>
                <w:sz w:val="18"/>
                <w:szCs w:val="18"/>
              </w:rPr>
              <w:t>表的主键，即子实体</w:t>
            </w:r>
            <w:r>
              <w:rPr>
                <w:rFonts w:ascii="宋体" w:hint="eastAsia"/>
                <w:sz w:val="18"/>
                <w:szCs w:val="18"/>
              </w:rPr>
              <w:t>/</w:t>
            </w:r>
            <w:r>
              <w:rPr>
                <w:rFonts w:ascii="宋体" w:hint="eastAsia"/>
                <w:sz w:val="18"/>
                <w:szCs w:val="18"/>
              </w:rPr>
              <w:t>表的存在依赖于父实体</w:t>
            </w:r>
            <w:r>
              <w:rPr>
                <w:rFonts w:ascii="宋体" w:hint="eastAsia"/>
                <w:sz w:val="18"/>
                <w:szCs w:val="18"/>
              </w:rPr>
              <w:t>/</w:t>
            </w:r>
            <w:r>
              <w:rPr>
                <w:rFonts w:ascii="宋体" w:hint="eastAsia"/>
                <w:sz w:val="18"/>
                <w:szCs w:val="18"/>
              </w:rPr>
              <w:t>表。</w:t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br/>
            </w:r>
            <w:r>
              <w:rPr>
                <w:rFonts w:ascii="宋体" w:hint="eastAsia"/>
                <w:sz w:val="18"/>
                <w:szCs w:val="18"/>
              </w:rPr>
              <w:t>非标识关系：父子实体</w:t>
            </w:r>
            <w:r>
              <w:rPr>
                <w:rFonts w:ascii="宋体" w:hint="eastAsia"/>
                <w:sz w:val="18"/>
                <w:szCs w:val="18"/>
              </w:rPr>
              <w:t>/</w:t>
            </w:r>
            <w:r>
              <w:rPr>
                <w:rFonts w:ascii="宋体" w:hint="eastAsia"/>
                <w:sz w:val="18"/>
                <w:szCs w:val="18"/>
              </w:rPr>
              <w:t>表之间没有主键包含关系，即父子实体</w:t>
            </w:r>
            <w:r>
              <w:rPr>
                <w:rFonts w:ascii="宋体" w:hint="eastAsia"/>
                <w:sz w:val="18"/>
                <w:szCs w:val="18"/>
              </w:rPr>
              <w:t>/</w:t>
            </w:r>
            <w:r>
              <w:rPr>
                <w:rFonts w:ascii="宋体" w:hint="eastAsia"/>
                <w:sz w:val="18"/>
                <w:szCs w:val="18"/>
              </w:rPr>
              <w:t>表的存在相互独立。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/>
                <w:sz w:val="18"/>
                <w:szCs w:val="18"/>
              </w:rPr>
            </w:pPr>
            <w:r>
              <w:rPr>
                <w:rFonts w:ascii="宋体" w:hint="eastAsia"/>
                <w:sz w:val="18"/>
                <w:szCs w:val="18"/>
              </w:rPr>
              <w:t>1:1</w:t>
            </w:r>
            <w:r>
              <w:rPr>
                <w:rFonts w:ascii="宋体" w:hint="eastAsia"/>
                <w:sz w:val="18"/>
                <w:szCs w:val="18"/>
              </w:rPr>
              <w:br/>
              <w:t>1:N</w:t>
            </w:r>
            <w:r>
              <w:rPr>
                <w:rFonts w:ascii="宋体" w:hint="eastAsia"/>
                <w:sz w:val="18"/>
                <w:szCs w:val="18"/>
              </w:rPr>
              <w:br/>
              <w:t>N:M</w:t>
            </w:r>
          </w:p>
        </w:tc>
      </w:tr>
      <w:tr w:rsidR="00C93676">
        <w:trPr>
          <w:trHeight w:val="270"/>
        </w:trPr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1</w:t>
            </w:r>
          </w:p>
        </w:tc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ENTRY_HEAD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ENTRY_ID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ENTRY_LIST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ENTRY_ID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标识关系</w:t>
            </w:r>
          </w:p>
        </w:tc>
        <w:tc>
          <w:tcPr>
            <w:tcW w:w="1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93676" w:rsidRDefault="00F45B85">
            <w:pPr>
              <w:rPr>
                <w:rFonts w:ascii="宋体" w:cs="宋体"/>
                <w:i/>
                <w:sz w:val="18"/>
                <w:szCs w:val="18"/>
              </w:rPr>
            </w:pPr>
            <w:r>
              <w:rPr>
                <w:rFonts w:ascii="宋体" w:cs="宋体" w:hint="eastAsia"/>
                <w:i/>
                <w:sz w:val="18"/>
                <w:szCs w:val="18"/>
              </w:rPr>
              <w:t>1:N</w:t>
            </w:r>
          </w:p>
        </w:tc>
      </w:tr>
    </w:tbl>
    <w:p w:rsidR="00C93676" w:rsidRDefault="00C93676">
      <w:pPr>
        <w:pStyle w:val="afffff5"/>
        <w:framePr w:hSpace="181" w:vSpace="181" w:wrap="around" w:vAnchor="text" w:hAnchor="margin" w:xAlign="center" w:y="285"/>
        <w:tabs>
          <w:tab w:val="left" w:leader="underscore" w:pos="-13107"/>
          <w:tab w:val="left" w:pos="0"/>
          <w:tab w:val="bar" w:leader="middleDot" w:pos="13108"/>
          <w:tab w:val="bar" w:leader="middleDot" w:pos="26215"/>
        </w:tabs>
      </w:pPr>
    </w:p>
    <w:sectPr w:rsidR="00C93676">
      <w:headerReference w:type="default" r:id="rId12"/>
      <w:footerReference w:type="default" r:id="rId13"/>
      <w:pgSz w:w="11906" w:h="16838"/>
      <w:pgMar w:top="567" w:right="1134" w:bottom="1134" w:left="1418" w:header="1418" w:footer="1134" w:gutter="0"/>
      <w:pgNumType w:start="1"/>
      <w:cols w:space="720"/>
      <w:formProt w:val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B85" w:rsidRDefault="00F45B85">
      <w:r>
        <w:separator/>
      </w:r>
    </w:p>
  </w:endnote>
  <w:endnote w:type="continuationSeparator" w:id="0">
    <w:p w:rsidR="00F45B85" w:rsidRDefault="00F45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57C" w:rsidRDefault="0089157C">
    <w:pPr>
      <w:pStyle w:val="affe"/>
      <w:ind w:right="2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676" w:rsidRDefault="00F45B85">
    <w:pPr>
      <w:pStyle w:val="54"/>
      <w:framePr w:wrap="around" w:vAnchor="text" w:hAnchor="margin" w:xAlign="inside" w:y="1"/>
      <w:ind w:right="210"/>
      <w:rPr>
        <w:rStyle w:val="6Char"/>
      </w:rPr>
    </w:pPr>
    <w:r>
      <w:rPr>
        <w:rStyle w:val="6Char"/>
      </w:rPr>
      <w:fldChar w:fldCharType="begin"/>
    </w:r>
    <w:r>
      <w:rPr>
        <w:rStyle w:val="6Char"/>
      </w:rPr>
      <w:instrText xml:space="preserve">PAGE  </w:instrText>
    </w:r>
    <w:r>
      <w:rPr>
        <w:rStyle w:val="6Char"/>
      </w:rPr>
      <w:fldChar w:fldCharType="separate"/>
    </w:r>
    <w:r w:rsidR="00AF06D4">
      <w:rPr>
        <w:rStyle w:val="6Char"/>
        <w:noProof/>
      </w:rPr>
      <w:t>I</w:t>
    </w:r>
    <w:r>
      <w:rPr>
        <w:rStyle w:val="6Char"/>
      </w:rPr>
      <w:fldChar w:fldCharType="end"/>
    </w:r>
  </w:p>
  <w:p w:rsidR="00C93676" w:rsidRDefault="00C93676">
    <w:pPr>
      <w:pStyle w:val="71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57C" w:rsidRDefault="0089157C">
    <w:pPr>
      <w:pStyle w:val="affe"/>
      <w:ind w:right="21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676" w:rsidRDefault="00F45B85">
    <w:pPr>
      <w:pStyle w:val="affe"/>
      <w:framePr w:wrap="around" w:vAnchor="text" w:hAnchor="margin" w:xAlign="outside" w:y="1"/>
      <w:ind w:right="210"/>
      <w:rPr>
        <w:rStyle w:val="afffa"/>
      </w:rPr>
    </w:pPr>
    <w:r>
      <w:rPr>
        <w:rStyle w:val="afffa"/>
      </w:rPr>
      <w:fldChar w:fldCharType="begin"/>
    </w:r>
    <w:r>
      <w:rPr>
        <w:rStyle w:val="afffa"/>
      </w:rPr>
      <w:instrText xml:space="preserve">PAGE  </w:instrText>
    </w:r>
    <w:r>
      <w:rPr>
        <w:rStyle w:val="afffa"/>
      </w:rPr>
      <w:fldChar w:fldCharType="separate"/>
    </w:r>
    <w:r w:rsidR="00AF06D4">
      <w:rPr>
        <w:rStyle w:val="afffa"/>
        <w:noProof/>
      </w:rPr>
      <w:t>10</w:t>
    </w:r>
    <w:r>
      <w:rPr>
        <w:rStyle w:val="afffa"/>
      </w:rPr>
      <w:fldChar w:fldCharType="end"/>
    </w:r>
  </w:p>
  <w:p w:rsidR="00C93676" w:rsidRDefault="00C93676">
    <w:pPr>
      <w:pStyle w:val="affff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B85" w:rsidRDefault="00F45B85">
      <w:r>
        <w:separator/>
      </w:r>
    </w:p>
  </w:footnote>
  <w:footnote w:type="continuationSeparator" w:id="0">
    <w:p w:rsidR="00F45B85" w:rsidRDefault="00F45B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676" w:rsidRDefault="00C93676">
    <w:pPr>
      <w:pStyle w:val="aff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AC7D722"/>
    <w:multiLevelType w:val="multilevel"/>
    <w:tmpl w:val="8AC7D722"/>
    <w:lvl w:ilvl="0">
      <w:start w:val="1"/>
      <w:numFmt w:val="lowerLetter"/>
      <w:pStyle w:val="a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1">
    <w:nsid w:val="93EEE9F6"/>
    <w:multiLevelType w:val="multilevel"/>
    <w:tmpl w:val="93EEE9F6"/>
    <w:lvl w:ilvl="0">
      <w:start w:val="1"/>
      <w:numFmt w:val="lowerLetter"/>
      <w:pStyle w:val="a0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eastAsia"/>
        <w:b w:val="0"/>
        <w:i w:val="0"/>
        <w:sz w:val="21"/>
      </w:rPr>
    </w:lvl>
    <w:lvl w:ilvl="1">
      <w:start w:val="1"/>
      <w:numFmt w:val="decimal"/>
      <w:pStyle w:val="a1"/>
      <w:lvlText w:val="%2)"/>
      <w:lvlJc w:val="left"/>
      <w:pPr>
        <w:tabs>
          <w:tab w:val="left" w:pos="840"/>
        </w:tabs>
        <w:ind w:left="839" w:hanging="419"/>
      </w:pPr>
      <w:rPr>
        <w:rFonts w:ascii="宋体" w:eastAsia="宋体" w:hAnsi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2">
    <w:nsid w:val="9489B476"/>
    <w:multiLevelType w:val="multilevel"/>
    <w:tmpl w:val="9489B476"/>
    <w:lvl w:ilvl="0">
      <w:start w:val="1"/>
      <w:numFmt w:val="none"/>
      <w:pStyle w:val="8"/>
      <w:suff w:val="nothing"/>
      <w:lvlText w:val="%1注："/>
      <w:lvlJc w:val="left"/>
      <w:pPr>
        <w:ind w:left="726" w:hanging="363"/>
      </w:pPr>
      <w:rPr>
        <w:rFonts w:ascii="黑体" w:eastAsia="黑体" w:hAnsi="黑体" w:hint="eastAsia"/>
        <w:b w:val="0"/>
        <w:i w:val="0"/>
        <w:color w:val="auto"/>
        <w:sz w:val="18"/>
      </w:rPr>
    </w:lvl>
    <w:lvl w:ilvl="1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3">
    <w:nsid w:val="A6CC9DBD"/>
    <w:multiLevelType w:val="multilevel"/>
    <w:tmpl w:val="A6CC9DBD"/>
    <w:lvl w:ilvl="0">
      <w:start w:val="1"/>
      <w:numFmt w:val="decimal"/>
      <w:pStyle w:val="10010"/>
      <w:suff w:val="nothing"/>
      <w:lvlText w:val="%1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  <w:szCs w:val="21"/>
      </w:rPr>
    </w:lvl>
    <w:lvl w:ilvl="1">
      <w:start w:val="1"/>
      <w:numFmt w:val="decimal"/>
      <w:pStyle w:val="a2"/>
      <w:suff w:val="nothing"/>
      <w:lvlText w:val="%1.%2　"/>
      <w:lvlJc w:val="left"/>
      <w:pPr>
        <w:ind w:left="0" w:firstLine="0"/>
      </w:pPr>
      <w:rPr>
        <w:rFonts w:ascii="黑体" w:eastAsia="黑体" w:hAnsi="黑体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4">
    <w:nsid w:val="A837F902"/>
    <w:multiLevelType w:val="multilevel"/>
    <w:tmpl w:val="A837F902"/>
    <w:lvl w:ilvl="0">
      <w:start w:val="1"/>
      <w:numFmt w:val="lowerLetter"/>
      <w:pStyle w:val="a3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5">
    <w:nsid w:val="AA20C10E"/>
    <w:multiLevelType w:val="multilevel"/>
    <w:tmpl w:val="AA20C10E"/>
    <w:lvl w:ilvl="0">
      <w:start w:val="1"/>
      <w:numFmt w:val="none"/>
      <w:pStyle w:val="a4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5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6">
    <w:nsid w:val="AC85F5F4"/>
    <w:multiLevelType w:val="multilevel"/>
    <w:tmpl w:val="AC85F5F4"/>
    <w:lvl w:ilvl="0">
      <w:start w:val="1"/>
      <w:numFmt w:val="upperLetter"/>
      <w:pStyle w:val="a6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>
      <w:start w:val="1"/>
      <w:numFmt w:val="decimal"/>
      <w:pStyle w:val="a7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7">
    <w:nsid w:val="BB1CC115"/>
    <w:multiLevelType w:val="multilevel"/>
    <w:tmpl w:val="BB1CC115"/>
    <w:lvl w:ilvl="0">
      <w:start w:val="1"/>
      <w:numFmt w:val="upperLetter"/>
      <w:pStyle w:val="9610"/>
      <w:suff w:val="nothing"/>
      <w:lvlText w:val="附　录　%1"/>
      <w:lvlJc w:val="left"/>
      <w:pPr>
        <w:ind w:left="0" w:firstLine="0"/>
      </w:pPr>
      <w:rPr>
        <w:rFonts w:ascii="黑体" w:eastAsia="黑体" w:hAnsi="黑体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3710"/>
      <w:suff w:val="nothing"/>
      <w:lvlText w:val="%1.%2　"/>
      <w:lvlJc w:val="left"/>
      <w:pPr>
        <w:ind w:left="0" w:firstLine="0"/>
      </w:pPr>
      <w:rPr>
        <w:rFonts w:ascii="黑体" w:eastAsia="黑体" w:hAnsi="黑体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">
    <w:nsid w:val="BBB41385"/>
    <w:multiLevelType w:val="multilevel"/>
    <w:tmpl w:val="BBB41385"/>
    <w:lvl w:ilvl="0">
      <w:start w:val="1"/>
      <w:numFmt w:val="lowerLetter"/>
      <w:pStyle w:val="a8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9">
    <w:nsid w:val="CE8B593F"/>
    <w:multiLevelType w:val="singleLevel"/>
    <w:tmpl w:val="CE8B593F"/>
    <w:lvl w:ilvl="0">
      <w:start w:val="1"/>
      <w:numFmt w:val="decimal"/>
      <w:pStyle w:val="a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D04AA790"/>
    <w:multiLevelType w:val="multilevel"/>
    <w:tmpl w:val="D04AA790"/>
    <w:lvl w:ilvl="0">
      <w:start w:val="1"/>
      <w:numFmt w:val="decimal"/>
      <w:pStyle w:val="aa"/>
      <w:suff w:val="nothing"/>
      <w:lvlText w:val="表%1　"/>
      <w:lvlJc w:val="left"/>
      <w:pPr>
        <w:ind w:left="2520" w:firstLine="0"/>
      </w:pPr>
      <w:rPr>
        <w:rFonts w:ascii="黑体" w:eastAsia="黑体" w:hAnsi="黑体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3512"/>
        </w:tabs>
        <w:ind w:left="351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3938"/>
        </w:tabs>
        <w:ind w:left="393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504"/>
        </w:tabs>
        <w:ind w:left="450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5071"/>
        </w:tabs>
        <w:ind w:left="50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5780"/>
        </w:tabs>
        <w:ind w:left="57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347"/>
        </w:tabs>
        <w:ind w:left="63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914"/>
        </w:tabs>
        <w:ind w:left="69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7622"/>
        </w:tabs>
        <w:ind w:left="7622" w:hanging="1700"/>
      </w:pPr>
      <w:rPr>
        <w:rFonts w:hint="eastAsia"/>
      </w:rPr>
    </w:lvl>
  </w:abstractNum>
  <w:abstractNum w:abstractNumId="11">
    <w:nsid w:val="E0955672"/>
    <w:multiLevelType w:val="multilevel"/>
    <w:tmpl w:val="E0955672"/>
    <w:lvl w:ilvl="0">
      <w:start w:val="1"/>
      <w:numFmt w:val="decimal"/>
      <w:pStyle w:val="ab"/>
      <w:suff w:val="nothing"/>
      <w:lvlText w:val="注%1："/>
      <w:lvlJc w:val="left"/>
      <w:pPr>
        <w:ind w:left="811" w:hanging="448"/>
      </w:pPr>
      <w:rPr>
        <w:rFonts w:ascii="黑体" w:eastAsia="黑体" w:hAnsi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12">
    <w:nsid w:val="E83E06FF"/>
    <w:multiLevelType w:val="multilevel"/>
    <w:tmpl w:val="E83E06FF"/>
    <w:lvl w:ilvl="0">
      <w:start w:val="1"/>
      <w:numFmt w:val="upperLetter"/>
      <w:pStyle w:val="1210"/>
      <w:suff w:val="nothing"/>
      <w:lvlText w:val="附　录　%1"/>
      <w:lvlJc w:val="left"/>
      <w:pPr>
        <w:ind w:left="0" w:firstLine="0"/>
      </w:pPr>
      <w:rPr>
        <w:rFonts w:ascii="黑体" w:eastAsia="黑体" w:hAnsi="黑体" w:hint="eastAsia"/>
        <w:b w:val="0"/>
        <w:i w:val="0"/>
        <w:spacing w:val="0"/>
        <w:w w:val="100"/>
        <w:sz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黑体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3">
    <w:nsid w:val="EBB98A7F"/>
    <w:multiLevelType w:val="multilevel"/>
    <w:tmpl w:val="EBB98A7F"/>
    <w:lvl w:ilvl="0">
      <w:start w:val="1"/>
      <w:numFmt w:val="upperLetter"/>
      <w:suff w:val="nothing"/>
      <w:lvlText w:val="附　录　%1"/>
      <w:lvlJc w:val="left"/>
      <w:pPr>
        <w:ind w:left="0" w:firstLine="0"/>
      </w:pPr>
      <w:rPr>
        <w:rFonts w:ascii="黑体" w:eastAsia="黑体" w:hAnsi="黑体" w:hint="eastAsia"/>
        <w:b w:val="0"/>
        <w:i w:val="0"/>
        <w:spacing w:val="0"/>
        <w:w w:val="100"/>
        <w:sz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黑体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4">
    <w:nsid w:val="EC7D3823"/>
    <w:multiLevelType w:val="multilevel"/>
    <w:tmpl w:val="EC7D3823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5">
    <w:nsid w:val="F3AD2611"/>
    <w:multiLevelType w:val="multilevel"/>
    <w:tmpl w:val="F3AD2611"/>
    <w:lvl w:ilvl="0">
      <w:start w:val="1"/>
      <w:numFmt w:val="decimal"/>
      <w:pStyle w:val="3510"/>
      <w:suff w:val="nothing"/>
      <w:lvlText w:val="表%1　"/>
      <w:lvlJc w:val="left"/>
      <w:pPr>
        <w:ind w:left="2520" w:firstLine="0"/>
      </w:pPr>
      <w:rPr>
        <w:rFonts w:ascii="黑体" w:eastAsia="黑体" w:hAnsi="黑体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3512"/>
        </w:tabs>
        <w:ind w:left="351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3938"/>
        </w:tabs>
        <w:ind w:left="393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504"/>
        </w:tabs>
        <w:ind w:left="450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5071"/>
        </w:tabs>
        <w:ind w:left="50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5780"/>
        </w:tabs>
        <w:ind w:left="57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347"/>
        </w:tabs>
        <w:ind w:left="63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914"/>
        </w:tabs>
        <w:ind w:left="69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7622"/>
        </w:tabs>
        <w:ind w:left="7622" w:hanging="1700"/>
      </w:pPr>
      <w:rPr>
        <w:rFonts w:hint="eastAsia"/>
      </w:rPr>
    </w:lvl>
  </w:abstractNum>
  <w:abstractNum w:abstractNumId="16">
    <w:nsid w:val="FA645BBB"/>
    <w:multiLevelType w:val="multilevel"/>
    <w:tmpl w:val="FA645BBB"/>
    <w:lvl w:ilvl="0">
      <w:start w:val="1"/>
      <w:numFmt w:val="decimal"/>
      <w:pStyle w:val="ac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7">
    <w:nsid w:val="FD87C3C2"/>
    <w:multiLevelType w:val="multilevel"/>
    <w:tmpl w:val="FD87C3C2"/>
    <w:lvl w:ilvl="0">
      <w:start w:val="1"/>
      <w:numFmt w:val="lowerLetter"/>
      <w:pStyle w:val="ad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1">
      <w:start w:val="1"/>
      <w:numFmt w:val="decimal"/>
      <w:pStyle w:val="ae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pStyle w:val="af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18">
    <w:nsid w:val="00000002"/>
    <w:multiLevelType w:val="multilevel"/>
    <w:tmpl w:val="00000002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19">
    <w:nsid w:val="00000003"/>
    <w:multiLevelType w:val="multilevel"/>
    <w:tmpl w:val="00000003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0">
    <w:nsid w:val="00000004"/>
    <w:multiLevelType w:val="multilevel"/>
    <w:tmpl w:val="00000004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1">
    <w:nsid w:val="00000005"/>
    <w:multiLevelType w:val="multilevel"/>
    <w:tmpl w:val="00000005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2">
    <w:nsid w:val="00000006"/>
    <w:multiLevelType w:val="multilevel"/>
    <w:tmpl w:val="00000006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3">
    <w:nsid w:val="00000009"/>
    <w:multiLevelType w:val="multilevel"/>
    <w:tmpl w:val="00000009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4">
    <w:nsid w:val="0000000B"/>
    <w:multiLevelType w:val="multilevel"/>
    <w:tmpl w:val="0000000B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5">
    <w:nsid w:val="0000000C"/>
    <w:multiLevelType w:val="multilevel"/>
    <w:tmpl w:val="0000000C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6">
    <w:nsid w:val="0000000D"/>
    <w:multiLevelType w:val="multilevel"/>
    <w:tmpl w:val="0000000D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7">
    <w:nsid w:val="0000000E"/>
    <w:multiLevelType w:val="multilevel"/>
    <w:tmpl w:val="0000000E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8">
    <w:nsid w:val="0000000F"/>
    <w:multiLevelType w:val="multilevel"/>
    <w:tmpl w:val="0000000F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29">
    <w:nsid w:val="00000010"/>
    <w:multiLevelType w:val="multilevel"/>
    <w:tmpl w:val="00000010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0">
    <w:nsid w:val="00000011"/>
    <w:multiLevelType w:val="multilevel"/>
    <w:tmpl w:val="00000011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1">
    <w:nsid w:val="00000012"/>
    <w:multiLevelType w:val="multilevel"/>
    <w:tmpl w:val="00000012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2">
    <w:nsid w:val="00000013"/>
    <w:multiLevelType w:val="multilevel"/>
    <w:tmpl w:val="00000013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3">
    <w:nsid w:val="00000014"/>
    <w:multiLevelType w:val="multilevel"/>
    <w:tmpl w:val="00000014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4">
    <w:nsid w:val="00000016"/>
    <w:multiLevelType w:val="multilevel"/>
    <w:tmpl w:val="00000016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5">
    <w:nsid w:val="00000017"/>
    <w:multiLevelType w:val="multilevel"/>
    <w:tmpl w:val="00000017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6">
    <w:nsid w:val="00000018"/>
    <w:multiLevelType w:val="multilevel"/>
    <w:tmpl w:val="00000018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7">
    <w:nsid w:val="00000019"/>
    <w:multiLevelType w:val="multilevel"/>
    <w:tmpl w:val="00000019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8">
    <w:nsid w:val="0000001A"/>
    <w:multiLevelType w:val="multilevel"/>
    <w:tmpl w:val="0000001A"/>
    <w:lvl w:ilvl="0">
      <w:start w:val="1"/>
      <w:numFmt w:val="lowerLetter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39">
    <w:nsid w:val="0348E17D"/>
    <w:multiLevelType w:val="multilevel"/>
    <w:tmpl w:val="0348E17D"/>
    <w:lvl w:ilvl="0">
      <w:start w:val="1"/>
      <w:numFmt w:val="decimal"/>
      <w:pStyle w:val="3"/>
      <w:lvlText w:val="%1)"/>
      <w:lvlJc w:val="left"/>
      <w:pPr>
        <w:tabs>
          <w:tab w:val="left" w:pos="851"/>
        </w:tabs>
        <w:ind w:left="420" w:hanging="420"/>
      </w:pPr>
      <w:rPr>
        <w:rFonts w:eastAsia="方正书宋_GBK" w:hint="eastAsia"/>
        <w:sz w:val="32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0">
    <w:nsid w:val="07B87E2A"/>
    <w:multiLevelType w:val="multilevel"/>
    <w:tmpl w:val="07B87E2A"/>
    <w:lvl w:ilvl="0">
      <w:start w:val="1"/>
      <w:numFmt w:val="decimal"/>
      <w:pStyle w:val="af0"/>
      <w:suff w:val="nothing"/>
      <w:lvlText w:val="注%1："/>
      <w:lvlJc w:val="left"/>
      <w:pPr>
        <w:ind w:left="811" w:hanging="448"/>
      </w:pPr>
      <w:rPr>
        <w:rFonts w:ascii="黑体" w:eastAsia="黑体" w:hAnsi="黑体" w:hint="eastAsia"/>
        <w:b w:val="0"/>
        <w:i w:val="0"/>
        <w:sz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41">
    <w:nsid w:val="0FAB34E3"/>
    <w:multiLevelType w:val="singleLevel"/>
    <w:tmpl w:val="0FAB34E3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2">
    <w:nsid w:val="1F51DFFE"/>
    <w:multiLevelType w:val="multilevel"/>
    <w:tmpl w:val="1F51DFFE"/>
    <w:lvl w:ilvl="0">
      <w:start w:val="1"/>
      <w:numFmt w:val="upperLetter"/>
      <w:pStyle w:val="af1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f2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43">
    <w:nsid w:val="348DB6CF"/>
    <w:multiLevelType w:val="multilevel"/>
    <w:tmpl w:val="348DB6CF"/>
    <w:lvl w:ilvl="0">
      <w:start w:val="1"/>
      <w:numFmt w:val="lowerLetter"/>
      <w:pStyle w:val="af3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pStyle w:val="af4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pStyle w:val="af5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44">
    <w:nsid w:val="38E86962"/>
    <w:multiLevelType w:val="multilevel"/>
    <w:tmpl w:val="38E86962"/>
    <w:lvl w:ilvl="0">
      <w:start w:val="1"/>
      <w:numFmt w:val="lowerLetter"/>
      <w:pStyle w:val="13410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45">
    <w:nsid w:val="3C2F7354"/>
    <w:multiLevelType w:val="multilevel"/>
    <w:tmpl w:val="3C2F7354"/>
    <w:lvl w:ilvl="0">
      <w:start w:val="1"/>
      <w:numFmt w:val="chineseCountingThousand"/>
      <w:pStyle w:val="1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6">
    <w:nsid w:val="3D8E1E20"/>
    <w:multiLevelType w:val="multilevel"/>
    <w:tmpl w:val="3D8E1E20"/>
    <w:lvl w:ilvl="0">
      <w:start w:val="1"/>
      <w:numFmt w:val="lowerLetter"/>
      <w:pStyle w:val="13210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default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47">
    <w:nsid w:val="560D4D61"/>
    <w:multiLevelType w:val="multilevel"/>
    <w:tmpl w:val="560D4D61"/>
    <w:lvl w:ilvl="0">
      <w:start w:val="1"/>
      <w:numFmt w:val="none"/>
      <w:pStyle w:val="af6"/>
      <w:suff w:val="nothing"/>
      <w:lvlText w:val="%1注："/>
      <w:lvlJc w:val="left"/>
      <w:pPr>
        <w:ind w:left="726" w:hanging="363"/>
      </w:pPr>
      <w:rPr>
        <w:rFonts w:ascii="黑体" w:eastAsia="黑体" w:hAnsi="黑体" w:hint="eastAsia"/>
        <w:b w:val="0"/>
        <w:i w:val="0"/>
        <w:color w:val="auto"/>
        <w:sz w:val="18"/>
      </w:rPr>
    </w:lvl>
    <w:lvl w:ilvl="1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48">
    <w:nsid w:val="5D230399"/>
    <w:multiLevelType w:val="multilevel"/>
    <w:tmpl w:val="5D230399"/>
    <w:lvl w:ilvl="0">
      <w:start w:val="1"/>
      <w:numFmt w:val="decimal"/>
      <w:pStyle w:val="af7"/>
      <w:suff w:val="nothing"/>
      <w:lvlText w:val="图%1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49">
    <w:nsid w:val="60556981"/>
    <w:multiLevelType w:val="multilevel"/>
    <w:tmpl w:val="60556981"/>
    <w:lvl w:ilvl="0">
      <w:start w:val="1"/>
      <w:numFmt w:val="upperLetter"/>
      <w:pStyle w:val="4310"/>
      <w:suff w:val="nothing"/>
      <w:lvlText w:val="附　录　%1"/>
      <w:lvlJc w:val="left"/>
      <w:pPr>
        <w:ind w:left="0" w:firstLine="0"/>
      </w:pPr>
      <w:rPr>
        <w:rFonts w:ascii="黑体" w:eastAsia="黑体" w:hAnsi="黑体" w:hint="eastAsia"/>
        <w:b w:val="0"/>
        <w:i w:val="0"/>
        <w:spacing w:val="0"/>
        <w:w w:val="100"/>
        <w:sz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黑体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50">
    <w:nsid w:val="68484EC6"/>
    <w:multiLevelType w:val="multilevel"/>
    <w:tmpl w:val="68484EC6"/>
    <w:lvl w:ilvl="0">
      <w:start w:val="1"/>
      <w:numFmt w:val="upperLetter"/>
      <w:pStyle w:val="af8"/>
      <w:suff w:val="nothing"/>
      <w:lvlText w:val="附　录　%1"/>
      <w:lvlJc w:val="left"/>
      <w:pPr>
        <w:ind w:left="0" w:firstLine="0"/>
      </w:pPr>
      <w:rPr>
        <w:rFonts w:ascii="黑体" w:eastAsia="黑体" w:hAnsi="黑体" w:hint="eastAsia"/>
        <w:b w:val="0"/>
        <w:i w:val="0"/>
        <w:spacing w:val="0"/>
        <w:w w:val="100"/>
        <w:sz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黑体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51">
    <w:nsid w:val="69CD081F"/>
    <w:multiLevelType w:val="multilevel"/>
    <w:tmpl w:val="69CD081F"/>
    <w:lvl w:ilvl="0">
      <w:start w:val="1"/>
      <w:numFmt w:val="decimal"/>
      <w:pStyle w:val="3210"/>
      <w:suff w:val="nothing"/>
      <w:lvlText w:val="%1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黑体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52">
    <w:nsid w:val="6F5A2918"/>
    <w:multiLevelType w:val="multilevel"/>
    <w:tmpl w:val="6F5A2918"/>
    <w:lvl w:ilvl="0">
      <w:start w:val="1"/>
      <w:numFmt w:val="decimal"/>
      <w:pStyle w:val="af9"/>
      <w:suff w:val="nothing"/>
      <w:lvlText w:val="%1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黑体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pStyle w:val="afa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pStyle w:val="afb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pStyle w:val="afc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53">
    <w:nsid w:val="7A7E0A14"/>
    <w:multiLevelType w:val="multilevel"/>
    <w:tmpl w:val="7A7E0A14"/>
    <w:lvl w:ilvl="0">
      <w:start w:val="1"/>
      <w:numFmt w:val="decimal"/>
      <w:pStyle w:val="4910"/>
      <w:suff w:val="nothing"/>
      <w:lvlText w:val="%1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黑体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54">
    <w:nsid w:val="7C8CC940"/>
    <w:multiLevelType w:val="multilevel"/>
    <w:tmpl w:val="7C8CC940"/>
    <w:lvl w:ilvl="0">
      <w:start w:val="1"/>
      <w:numFmt w:val="upperLetter"/>
      <w:pStyle w:val="4810"/>
      <w:suff w:val="nothing"/>
      <w:lvlText w:val="附　录　%1"/>
      <w:lvlJc w:val="left"/>
      <w:pPr>
        <w:ind w:left="0" w:firstLine="0"/>
      </w:pPr>
      <w:rPr>
        <w:rFonts w:ascii="黑体" w:eastAsia="黑体" w:hAnsi="黑体" w:hint="eastAsia"/>
        <w:b w:val="0"/>
        <w:i w:val="0"/>
        <w:spacing w:val="0"/>
        <w:w w:val="100"/>
        <w:sz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黑体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45"/>
  </w:num>
  <w:num w:numId="2">
    <w:abstractNumId w:val="39"/>
  </w:num>
  <w:num w:numId="3">
    <w:abstractNumId w:val="9"/>
  </w:num>
  <w:num w:numId="4">
    <w:abstractNumId w:val="41"/>
  </w:num>
  <w:num w:numId="5">
    <w:abstractNumId w:val="16"/>
  </w:num>
  <w:num w:numId="6">
    <w:abstractNumId w:val="3"/>
  </w:num>
  <w:num w:numId="7">
    <w:abstractNumId w:val="52"/>
  </w:num>
  <w:num w:numId="8">
    <w:abstractNumId w:val="5"/>
  </w:num>
  <w:num w:numId="9">
    <w:abstractNumId w:val="0"/>
  </w:num>
  <w:num w:numId="10">
    <w:abstractNumId w:val="17"/>
  </w:num>
  <w:num w:numId="11">
    <w:abstractNumId w:val="43"/>
  </w:num>
  <w:num w:numId="12">
    <w:abstractNumId w:val="47"/>
  </w:num>
  <w:num w:numId="13">
    <w:abstractNumId w:val="40"/>
  </w:num>
  <w:num w:numId="14">
    <w:abstractNumId w:val="11"/>
  </w:num>
  <w:num w:numId="15">
    <w:abstractNumId w:val="50"/>
  </w:num>
  <w:num w:numId="16">
    <w:abstractNumId w:val="6"/>
  </w:num>
  <w:num w:numId="17">
    <w:abstractNumId w:val="1"/>
  </w:num>
  <w:num w:numId="18">
    <w:abstractNumId w:val="42"/>
  </w:num>
  <w:num w:numId="19">
    <w:abstractNumId w:val="8"/>
  </w:num>
  <w:num w:numId="20">
    <w:abstractNumId w:val="4"/>
  </w:num>
  <w:num w:numId="21">
    <w:abstractNumId w:val="10"/>
  </w:num>
  <w:num w:numId="22">
    <w:abstractNumId w:val="48"/>
  </w:num>
  <w:num w:numId="23">
    <w:abstractNumId w:val="12"/>
  </w:num>
  <w:num w:numId="24">
    <w:abstractNumId w:val="2"/>
  </w:num>
  <w:num w:numId="25">
    <w:abstractNumId w:val="51"/>
  </w:num>
  <w:num w:numId="26">
    <w:abstractNumId w:val="15"/>
  </w:num>
  <w:num w:numId="27">
    <w:abstractNumId w:val="7"/>
  </w:num>
  <w:num w:numId="28">
    <w:abstractNumId w:val="49"/>
  </w:num>
  <w:num w:numId="29">
    <w:abstractNumId w:val="54"/>
  </w:num>
  <w:num w:numId="30">
    <w:abstractNumId w:val="53"/>
  </w:num>
  <w:num w:numId="31">
    <w:abstractNumId w:val="46"/>
  </w:num>
  <w:num w:numId="32">
    <w:abstractNumId w:val="44"/>
  </w:num>
  <w:num w:numId="33">
    <w:abstractNumId w:val="18"/>
  </w:num>
  <w:num w:numId="34">
    <w:abstractNumId w:val="20"/>
  </w:num>
  <w:num w:numId="35">
    <w:abstractNumId w:val="19"/>
  </w:num>
  <w:num w:numId="36">
    <w:abstractNumId w:val="21"/>
  </w:num>
  <w:num w:numId="37">
    <w:abstractNumId w:val="22"/>
  </w:num>
  <w:num w:numId="38">
    <w:abstractNumId w:val="23"/>
  </w:num>
  <w:num w:numId="39">
    <w:abstractNumId w:val="24"/>
  </w:num>
  <w:num w:numId="40">
    <w:abstractNumId w:val="26"/>
  </w:num>
  <w:num w:numId="41">
    <w:abstractNumId w:val="25"/>
  </w:num>
  <w:num w:numId="42">
    <w:abstractNumId w:val="14"/>
  </w:num>
  <w:num w:numId="43">
    <w:abstractNumId w:val="27"/>
  </w:num>
  <w:num w:numId="44">
    <w:abstractNumId w:val="28"/>
  </w:num>
  <w:num w:numId="45">
    <w:abstractNumId w:val="29"/>
  </w:num>
  <w:num w:numId="46">
    <w:abstractNumId w:val="30"/>
  </w:num>
  <w:num w:numId="47">
    <w:abstractNumId w:val="31"/>
  </w:num>
  <w:num w:numId="48">
    <w:abstractNumId w:val="32"/>
  </w:num>
  <w:num w:numId="49">
    <w:abstractNumId w:val="33"/>
  </w:num>
  <w:num w:numId="50">
    <w:abstractNumId w:val="34"/>
  </w:num>
  <w:num w:numId="51">
    <w:abstractNumId w:val="35"/>
  </w:num>
  <w:num w:numId="52">
    <w:abstractNumId w:val="36"/>
  </w:num>
  <w:num w:numId="53">
    <w:abstractNumId w:val="37"/>
  </w:num>
  <w:num w:numId="54">
    <w:abstractNumId w:val="38"/>
  </w:num>
  <w:num w:numId="55">
    <w:abstractNumId w:val="13"/>
  </w:num>
  <w:numIdMacAtCleanup w:val="5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林震">
    <w15:presenceInfo w15:providerId="AD" w15:userId="S-1-5-21-2032953301-524231000-928725530-12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925"/>
    <w:rsid w:val="00035925"/>
    <w:rsid w:val="0089157C"/>
    <w:rsid w:val="00AF06D4"/>
    <w:rsid w:val="00C93676"/>
    <w:rsid w:val="00F45B85"/>
    <w:rsid w:val="3471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docId w15:val="{6C117B5F-6730-4595-AA34-FAA46CDF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itle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d">
    <w:name w:val="Normal"/>
    <w:pPr>
      <w:widowControl w:val="0"/>
      <w:jc w:val="both"/>
    </w:pPr>
    <w:rPr>
      <w:rFonts w:eastAsia="宋体"/>
      <w:kern w:val="2"/>
      <w:sz w:val="21"/>
      <w:szCs w:val="24"/>
    </w:rPr>
  </w:style>
  <w:style w:type="paragraph" w:styleId="1">
    <w:name w:val="heading 1"/>
    <w:basedOn w:val="afd"/>
    <w:next w:val="afd"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方正仿宋_GBK"/>
      <w:b/>
      <w:bCs/>
      <w:kern w:val="44"/>
      <w:sz w:val="32"/>
      <w:szCs w:val="44"/>
    </w:rPr>
  </w:style>
  <w:style w:type="paragraph" w:styleId="2">
    <w:name w:val="heading 2"/>
    <w:basedOn w:val="afd"/>
    <w:next w:val="afd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d"/>
    <w:next w:val="afd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方正仿宋_GBK"/>
      <w:b/>
      <w:bCs/>
      <w:sz w:val="32"/>
      <w:szCs w:val="32"/>
    </w:rPr>
  </w:style>
  <w:style w:type="character" w:default="1" w:styleId="afe">
    <w:name w:val="Default Paragraph Font"/>
    <w:uiPriority w:val="1"/>
    <w:semiHidden/>
    <w:unhideWhenUsed/>
  </w:style>
  <w:style w:type="table" w:default="1" w:styleId="af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0">
    <w:name w:val="No List"/>
    <w:uiPriority w:val="99"/>
    <w:semiHidden/>
    <w:unhideWhenUsed/>
  </w:style>
  <w:style w:type="paragraph" w:styleId="aff1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/>
      <w:sz w:val="24"/>
      <w:szCs w:val="24"/>
    </w:rPr>
  </w:style>
  <w:style w:type="paragraph" w:styleId="7">
    <w:name w:val="toc 7"/>
    <w:basedOn w:val="afd"/>
    <w:next w:val="afd"/>
    <w:pPr>
      <w:tabs>
        <w:tab w:val="right" w:leader="dot" w:pos="9241"/>
      </w:tabs>
      <w:ind w:firstLineChars="500" w:firstLine="500"/>
      <w:jc w:val="left"/>
    </w:pPr>
    <w:rPr>
      <w:rFonts w:ascii="宋体"/>
      <w:szCs w:val="21"/>
    </w:rPr>
  </w:style>
  <w:style w:type="paragraph" w:styleId="80">
    <w:name w:val="index 8"/>
    <w:basedOn w:val="afd"/>
    <w:next w:val="afd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a9">
    <w:name w:val="List Number"/>
    <w:basedOn w:val="afd"/>
    <w:pPr>
      <w:numPr>
        <w:numId w:val="3"/>
      </w:numPr>
    </w:pPr>
  </w:style>
  <w:style w:type="paragraph" w:styleId="aff2">
    <w:name w:val="Normal Indent"/>
    <w:basedOn w:val="afd"/>
    <w:pPr>
      <w:ind w:firstLine="420"/>
    </w:pPr>
  </w:style>
  <w:style w:type="paragraph" w:styleId="aff3">
    <w:name w:val="caption"/>
    <w:basedOn w:val="afd"/>
    <w:next w:val="afd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0">
    <w:name w:val="index 5"/>
    <w:basedOn w:val="afd"/>
    <w:next w:val="afd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f4">
    <w:name w:val="envelope address"/>
    <w:basedOn w:val="afd"/>
    <w:next w:val="aff1"/>
    <w:pPr>
      <w:snapToGrid w:val="0"/>
      <w:ind w:left="2880"/>
    </w:pPr>
    <w:rPr>
      <w:rFonts w:ascii="Arial" w:hAnsi="Arial"/>
      <w:sz w:val="24"/>
    </w:rPr>
  </w:style>
  <w:style w:type="paragraph" w:styleId="aff5">
    <w:name w:val="Document Map"/>
    <w:basedOn w:val="afd"/>
    <w:pPr>
      <w:shd w:val="clear" w:color="auto" w:fill="000080"/>
    </w:pPr>
  </w:style>
  <w:style w:type="paragraph" w:styleId="aff6">
    <w:name w:val="toa heading"/>
    <w:basedOn w:val="afd"/>
    <w:next w:val="afd"/>
    <w:pPr>
      <w:spacing w:before="120"/>
    </w:pPr>
    <w:rPr>
      <w:rFonts w:ascii="Arial" w:hAnsi="Arial"/>
      <w:sz w:val="24"/>
    </w:rPr>
  </w:style>
  <w:style w:type="paragraph" w:styleId="aff7">
    <w:name w:val="annotation text"/>
    <w:basedOn w:val="afd"/>
    <w:rPr>
      <w:sz w:val="20"/>
      <w:szCs w:val="20"/>
    </w:rPr>
  </w:style>
  <w:style w:type="paragraph" w:styleId="6">
    <w:name w:val="index 6"/>
    <w:basedOn w:val="afd"/>
    <w:next w:val="afd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aff8">
    <w:name w:val="Salutation"/>
    <w:basedOn w:val="afd"/>
    <w:next w:val="afd"/>
  </w:style>
  <w:style w:type="paragraph" w:styleId="aff9">
    <w:name w:val="Body Text"/>
    <w:basedOn w:val="afd"/>
    <w:pPr>
      <w:spacing w:after="120"/>
    </w:pPr>
  </w:style>
  <w:style w:type="paragraph" w:styleId="affa">
    <w:name w:val="Body Text Indent"/>
    <w:basedOn w:val="afd"/>
    <w:pPr>
      <w:spacing w:after="120"/>
      <w:ind w:left="420"/>
    </w:pPr>
  </w:style>
  <w:style w:type="paragraph" w:styleId="affb">
    <w:name w:val="List Continue"/>
    <w:basedOn w:val="afd"/>
    <w:pPr>
      <w:spacing w:after="120"/>
      <w:ind w:left="420"/>
    </w:pPr>
  </w:style>
  <w:style w:type="paragraph" w:styleId="4">
    <w:name w:val="index 4"/>
    <w:basedOn w:val="afd"/>
    <w:next w:val="afd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1">
    <w:name w:val="toc 5"/>
    <w:basedOn w:val="afd"/>
    <w:next w:val="afd"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30">
    <w:name w:val="toc 3"/>
    <w:basedOn w:val="afd"/>
    <w:next w:val="afd"/>
    <w:pPr>
      <w:tabs>
        <w:tab w:val="right" w:leader="dot" w:pos="9241"/>
      </w:tabs>
      <w:ind w:firstLineChars="100" w:firstLine="100"/>
      <w:jc w:val="left"/>
    </w:pPr>
    <w:rPr>
      <w:rFonts w:ascii="宋体"/>
      <w:szCs w:val="21"/>
    </w:rPr>
  </w:style>
  <w:style w:type="paragraph" w:styleId="81">
    <w:name w:val="toc 8"/>
    <w:basedOn w:val="afd"/>
    <w:next w:val="afd"/>
    <w:pPr>
      <w:tabs>
        <w:tab w:val="right" w:leader="dot" w:pos="9241"/>
      </w:tabs>
      <w:ind w:firstLineChars="600" w:firstLine="600"/>
      <w:jc w:val="left"/>
    </w:pPr>
    <w:rPr>
      <w:rFonts w:ascii="宋体"/>
      <w:szCs w:val="21"/>
    </w:rPr>
  </w:style>
  <w:style w:type="paragraph" w:styleId="31">
    <w:name w:val="index 3"/>
    <w:basedOn w:val="afd"/>
    <w:next w:val="afd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20">
    <w:name w:val="Body Text Indent 2"/>
    <w:basedOn w:val="afd"/>
    <w:pPr>
      <w:spacing w:after="120" w:line="480" w:lineRule="auto"/>
      <w:ind w:left="420"/>
    </w:pPr>
  </w:style>
  <w:style w:type="paragraph" w:styleId="affc">
    <w:name w:val="endnote text"/>
    <w:basedOn w:val="afd"/>
    <w:pPr>
      <w:snapToGrid w:val="0"/>
      <w:jc w:val="left"/>
    </w:pPr>
  </w:style>
  <w:style w:type="paragraph" w:styleId="52">
    <w:name w:val="List Continue 5"/>
    <w:basedOn w:val="afd"/>
    <w:pPr>
      <w:spacing w:after="120"/>
      <w:ind w:left="2100"/>
    </w:pPr>
  </w:style>
  <w:style w:type="paragraph" w:styleId="affd">
    <w:name w:val="Balloon Text"/>
    <w:basedOn w:val="afd"/>
    <w:rPr>
      <w:sz w:val="18"/>
      <w:szCs w:val="18"/>
    </w:rPr>
  </w:style>
  <w:style w:type="paragraph" w:styleId="affe">
    <w:name w:val="footer"/>
    <w:basedOn w:val="afd"/>
    <w:pPr>
      <w:snapToGrid w:val="0"/>
      <w:ind w:rightChars="100" w:right="100"/>
      <w:jc w:val="right"/>
    </w:pPr>
    <w:rPr>
      <w:sz w:val="18"/>
      <w:szCs w:val="18"/>
    </w:rPr>
  </w:style>
  <w:style w:type="paragraph" w:styleId="afff">
    <w:name w:val="header"/>
    <w:basedOn w:val="afd"/>
    <w:pPr>
      <w:snapToGrid w:val="0"/>
      <w:jc w:val="left"/>
    </w:pPr>
    <w:rPr>
      <w:sz w:val="18"/>
      <w:szCs w:val="18"/>
    </w:rPr>
  </w:style>
  <w:style w:type="paragraph" w:styleId="afff0">
    <w:name w:val="Signature"/>
    <w:basedOn w:val="afd"/>
    <w:pPr>
      <w:ind w:left="4320"/>
    </w:pPr>
  </w:style>
  <w:style w:type="paragraph" w:styleId="10">
    <w:name w:val="toc 1"/>
    <w:basedOn w:val="afd"/>
    <w:next w:val="afd"/>
    <w:pPr>
      <w:tabs>
        <w:tab w:val="right" w:leader="dot" w:pos="9241"/>
      </w:tabs>
      <w:spacing w:beforeLines="25" w:before="25" w:afterLines="25" w:after="25"/>
      <w:jc w:val="left"/>
    </w:pPr>
    <w:rPr>
      <w:rFonts w:ascii="宋体"/>
      <w:szCs w:val="21"/>
    </w:rPr>
  </w:style>
  <w:style w:type="paragraph" w:styleId="40">
    <w:name w:val="List Continue 4"/>
    <w:basedOn w:val="afd"/>
    <w:pPr>
      <w:spacing w:after="120"/>
      <w:ind w:left="1680"/>
    </w:pPr>
  </w:style>
  <w:style w:type="paragraph" w:styleId="41">
    <w:name w:val="toc 4"/>
    <w:basedOn w:val="afd"/>
    <w:next w:val="afd"/>
    <w:pPr>
      <w:tabs>
        <w:tab w:val="right" w:leader="dot" w:pos="9241"/>
      </w:tabs>
      <w:ind w:firstLineChars="200" w:firstLine="200"/>
      <w:jc w:val="left"/>
    </w:pPr>
    <w:rPr>
      <w:rFonts w:ascii="宋体"/>
      <w:szCs w:val="21"/>
    </w:rPr>
  </w:style>
  <w:style w:type="paragraph" w:styleId="afff1">
    <w:name w:val="index heading"/>
    <w:basedOn w:val="afd"/>
    <w:next w:val="11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11">
    <w:name w:val="index 1"/>
    <w:basedOn w:val="afd"/>
    <w:next w:val="afff2"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afff2">
    <w:name w:val="段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styleId="afff3">
    <w:name w:val="Subtitle"/>
    <w:basedOn w:val="afd"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">
    <w:name w:val="List Number 5"/>
    <w:basedOn w:val="afd"/>
    <w:pPr>
      <w:numPr>
        <w:numId w:val="4"/>
      </w:numPr>
    </w:pPr>
  </w:style>
  <w:style w:type="paragraph" w:styleId="ac">
    <w:name w:val="footnote text"/>
    <w:basedOn w:val="afd"/>
    <w:pPr>
      <w:numPr>
        <w:numId w:val="5"/>
      </w:numPr>
      <w:snapToGrid w:val="0"/>
      <w:jc w:val="left"/>
    </w:pPr>
    <w:rPr>
      <w:rFonts w:ascii="宋体"/>
      <w:sz w:val="18"/>
      <w:szCs w:val="18"/>
    </w:rPr>
  </w:style>
  <w:style w:type="paragraph" w:styleId="60">
    <w:name w:val="toc 6"/>
    <w:basedOn w:val="afd"/>
    <w:next w:val="afd"/>
    <w:pPr>
      <w:tabs>
        <w:tab w:val="right" w:leader="dot" w:pos="9241"/>
      </w:tabs>
      <w:ind w:firstLineChars="400" w:firstLine="400"/>
      <w:jc w:val="left"/>
    </w:pPr>
    <w:rPr>
      <w:rFonts w:ascii="宋体"/>
      <w:szCs w:val="21"/>
    </w:rPr>
  </w:style>
  <w:style w:type="paragraph" w:styleId="53">
    <w:name w:val="List 5"/>
    <w:basedOn w:val="afd"/>
    <w:pPr>
      <w:ind w:left="2100" w:hanging="420"/>
    </w:pPr>
  </w:style>
  <w:style w:type="paragraph" w:styleId="70">
    <w:name w:val="index 7"/>
    <w:basedOn w:val="afd"/>
    <w:next w:val="afd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9">
    <w:name w:val="index 9"/>
    <w:basedOn w:val="afd"/>
    <w:next w:val="afd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21">
    <w:name w:val="toc 2"/>
    <w:basedOn w:val="afd"/>
    <w:next w:val="afd"/>
    <w:pPr>
      <w:tabs>
        <w:tab w:val="right" w:leader="dot" w:pos="9241"/>
      </w:tabs>
    </w:pPr>
    <w:rPr>
      <w:rFonts w:ascii="宋体"/>
      <w:szCs w:val="21"/>
    </w:rPr>
  </w:style>
  <w:style w:type="paragraph" w:styleId="90">
    <w:name w:val="toc 9"/>
    <w:basedOn w:val="afd"/>
    <w:next w:val="afd"/>
    <w:pPr>
      <w:ind w:left="1470"/>
      <w:jc w:val="left"/>
    </w:pPr>
    <w:rPr>
      <w:sz w:val="20"/>
      <w:szCs w:val="20"/>
    </w:rPr>
  </w:style>
  <w:style w:type="paragraph" w:styleId="42">
    <w:name w:val="List 4"/>
    <w:basedOn w:val="afd"/>
    <w:pPr>
      <w:ind w:left="1680" w:hanging="420"/>
    </w:pPr>
  </w:style>
  <w:style w:type="paragraph" w:styleId="afff4">
    <w:name w:val="Message Header"/>
    <w:basedOn w:val="afd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pct10" w:color="auto" w:fill="auto"/>
      <w:ind w:leftChars="500" w:left="1000" w:hangingChars="500" w:hanging="500"/>
    </w:pPr>
    <w:rPr>
      <w:rFonts w:ascii="Arial" w:hAnsi="Arial"/>
      <w:sz w:val="24"/>
    </w:rPr>
  </w:style>
  <w:style w:type="paragraph" w:styleId="afff5">
    <w:name w:val="Normal (Web)"/>
    <w:basedOn w:val="afd"/>
    <w:rPr>
      <w:sz w:val="24"/>
    </w:rPr>
  </w:style>
  <w:style w:type="paragraph" w:styleId="22">
    <w:name w:val="index 2"/>
    <w:basedOn w:val="afd"/>
    <w:next w:val="afd"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afff6">
    <w:name w:val="annotation subject"/>
    <w:basedOn w:val="aff7"/>
    <w:next w:val="aff7"/>
    <w:rPr>
      <w:b/>
    </w:rPr>
  </w:style>
  <w:style w:type="paragraph" w:styleId="afff7">
    <w:name w:val="Body Text First Indent"/>
    <w:basedOn w:val="aff9"/>
    <w:pPr>
      <w:ind w:firstLine="420"/>
    </w:pPr>
  </w:style>
  <w:style w:type="paragraph" w:styleId="23">
    <w:name w:val="Body Text First Indent 2"/>
    <w:basedOn w:val="affa"/>
    <w:pPr>
      <w:ind w:firstLine="420"/>
    </w:pPr>
  </w:style>
  <w:style w:type="character" w:styleId="afff8">
    <w:name w:val="Strong"/>
    <w:basedOn w:val="afe"/>
    <w:rPr>
      <w:b/>
    </w:rPr>
  </w:style>
  <w:style w:type="character" w:styleId="afff9">
    <w:name w:val="endnote reference"/>
    <w:rPr>
      <w:vertAlign w:val="superscript"/>
    </w:rPr>
  </w:style>
  <w:style w:type="character" w:styleId="afffa">
    <w:name w:val="page number"/>
    <w:rPr>
      <w:rFonts w:ascii="Times New Roman" w:eastAsia="宋体" w:hAnsi="Times New Roman"/>
      <w:sz w:val="18"/>
    </w:rPr>
  </w:style>
  <w:style w:type="character" w:styleId="afffb">
    <w:name w:val="FollowedHyperlink"/>
    <w:rPr>
      <w:color w:val="800080"/>
      <w:u w:val="single"/>
    </w:rPr>
  </w:style>
  <w:style w:type="character" w:styleId="afffc">
    <w:name w:val="Hyperlink"/>
    <w:rPr>
      <w:color w:val="0000FF"/>
      <w:spacing w:val="0"/>
      <w:w w:val="100"/>
      <w:szCs w:val="21"/>
      <w:u w:val="single"/>
    </w:rPr>
  </w:style>
  <w:style w:type="character" w:styleId="afffd">
    <w:name w:val="annotation reference"/>
    <w:rPr>
      <w:rFonts w:cs="Times New Roman"/>
      <w:sz w:val="16"/>
      <w:szCs w:val="16"/>
      <w:lang w:bidi="ar-SA"/>
    </w:rPr>
  </w:style>
  <w:style w:type="character" w:styleId="afffe">
    <w:name w:val="footnote reference"/>
    <w:rPr>
      <w:vertAlign w:val="superscript"/>
    </w:rPr>
  </w:style>
  <w:style w:type="paragraph" w:customStyle="1" w:styleId="a2">
    <w:name w:val="一级条标题"/>
    <w:next w:val="afff2"/>
    <w:pPr>
      <w:numPr>
        <w:ilvl w:val="1"/>
        <w:numId w:val="6"/>
      </w:numPr>
      <w:spacing w:beforeLines="50" w:before="50" w:afterLines="50" w:after="50"/>
      <w:outlineLvl w:val="2"/>
    </w:pPr>
    <w:rPr>
      <w:rFonts w:ascii="黑体" w:eastAsia="黑体"/>
      <w:sz w:val="21"/>
      <w:szCs w:val="21"/>
    </w:rPr>
  </w:style>
  <w:style w:type="paragraph" w:customStyle="1" w:styleId="affff">
    <w:name w:val="标准书脚_奇数页"/>
    <w:pPr>
      <w:spacing w:before="120"/>
      <w:ind w:right="198"/>
      <w:jc w:val="right"/>
    </w:pPr>
    <w:rPr>
      <w:rFonts w:ascii="宋体" w:eastAsia="宋体"/>
      <w:sz w:val="18"/>
      <w:szCs w:val="18"/>
    </w:rPr>
  </w:style>
  <w:style w:type="paragraph" w:customStyle="1" w:styleId="affff0">
    <w:name w:val="标准书眉_奇数页"/>
    <w:next w:val="afd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af9">
    <w:name w:val="章标题"/>
    <w:next w:val="afff2"/>
    <w:pPr>
      <w:numPr>
        <w:numId w:val="7"/>
      </w:num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afa">
    <w:name w:val="二级条标题"/>
    <w:basedOn w:val="a2"/>
    <w:next w:val="afff2"/>
    <w:pPr>
      <w:numPr>
        <w:ilvl w:val="2"/>
        <w:numId w:val="7"/>
      </w:numPr>
      <w:spacing w:beforeLines="0" w:afterLines="0"/>
      <w:outlineLvl w:val="3"/>
    </w:pPr>
  </w:style>
  <w:style w:type="paragraph" w:customStyle="1" w:styleId="24">
    <w:name w:val="封面标准号2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4">
    <w:name w:val="列项——（一级）"/>
    <w:pPr>
      <w:widowControl w:val="0"/>
      <w:numPr>
        <w:numId w:val="8"/>
      </w:numPr>
      <w:jc w:val="both"/>
    </w:pPr>
    <w:rPr>
      <w:rFonts w:ascii="宋体" w:eastAsia="宋体"/>
      <w:sz w:val="21"/>
    </w:rPr>
  </w:style>
  <w:style w:type="paragraph" w:customStyle="1" w:styleId="a5">
    <w:name w:val="列项●（二级）"/>
    <w:pPr>
      <w:numPr>
        <w:ilvl w:val="1"/>
        <w:numId w:val="8"/>
      </w:numPr>
      <w:tabs>
        <w:tab w:val="left" w:pos="840"/>
      </w:tabs>
      <w:jc w:val="both"/>
    </w:pPr>
    <w:rPr>
      <w:rFonts w:ascii="宋体" w:eastAsia="宋体"/>
      <w:sz w:val="21"/>
    </w:rPr>
  </w:style>
  <w:style w:type="paragraph" w:customStyle="1" w:styleId="affff1">
    <w:name w:val="目次、标准名称标题"/>
    <w:basedOn w:val="afd"/>
    <w:next w:val="afff2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fb">
    <w:name w:val="三级条标题"/>
    <w:basedOn w:val="afa"/>
    <w:next w:val="afff2"/>
    <w:pPr>
      <w:numPr>
        <w:ilvl w:val="3"/>
      </w:numPr>
      <w:outlineLvl w:val="4"/>
    </w:pPr>
  </w:style>
  <w:style w:type="paragraph" w:customStyle="1" w:styleId="a">
    <w:name w:val="示例"/>
    <w:next w:val="affff2"/>
    <w:pPr>
      <w:widowControl w:val="0"/>
      <w:numPr>
        <w:numId w:val="9"/>
      </w:numPr>
      <w:jc w:val="both"/>
    </w:pPr>
    <w:rPr>
      <w:rFonts w:ascii="宋体" w:eastAsia="宋体"/>
      <w:sz w:val="18"/>
      <w:szCs w:val="18"/>
    </w:rPr>
  </w:style>
  <w:style w:type="paragraph" w:customStyle="1" w:styleId="affff2">
    <w:name w:val="示例内容"/>
    <w:pPr>
      <w:ind w:firstLineChars="200" w:firstLine="200"/>
    </w:pPr>
    <w:rPr>
      <w:rFonts w:ascii="宋体" w:eastAsia="宋体"/>
      <w:sz w:val="18"/>
      <w:szCs w:val="18"/>
    </w:rPr>
  </w:style>
  <w:style w:type="paragraph" w:customStyle="1" w:styleId="ae">
    <w:name w:val="数字编号列项（二级）"/>
    <w:pPr>
      <w:numPr>
        <w:ilvl w:val="1"/>
        <w:numId w:val="10"/>
      </w:numPr>
      <w:jc w:val="both"/>
    </w:pPr>
    <w:rPr>
      <w:rFonts w:ascii="宋体" w:eastAsia="宋体"/>
      <w:sz w:val="21"/>
    </w:rPr>
  </w:style>
  <w:style w:type="paragraph" w:customStyle="1" w:styleId="af4">
    <w:name w:val="四级条标题"/>
    <w:basedOn w:val="afb"/>
    <w:next w:val="afff2"/>
    <w:pPr>
      <w:numPr>
        <w:ilvl w:val="1"/>
        <w:numId w:val="11"/>
      </w:numPr>
      <w:outlineLvl w:val="5"/>
    </w:pPr>
  </w:style>
  <w:style w:type="paragraph" w:customStyle="1" w:styleId="afc">
    <w:name w:val="五级条标题"/>
    <w:basedOn w:val="af4"/>
    <w:next w:val="afff2"/>
    <w:pPr>
      <w:numPr>
        <w:ilvl w:val="5"/>
        <w:numId w:val="7"/>
      </w:numPr>
      <w:tabs>
        <w:tab w:val="clear" w:pos="1259"/>
      </w:tabs>
      <w:outlineLvl w:val="6"/>
    </w:pPr>
  </w:style>
  <w:style w:type="paragraph" w:customStyle="1" w:styleId="af6">
    <w:name w:val="注："/>
    <w:next w:val="afff2"/>
    <w:pPr>
      <w:widowControl w:val="0"/>
      <w:numPr>
        <w:numId w:val="12"/>
      </w:numPr>
      <w:autoSpaceDE w:val="0"/>
      <w:autoSpaceDN w:val="0"/>
      <w:jc w:val="both"/>
    </w:pPr>
    <w:rPr>
      <w:rFonts w:ascii="宋体" w:eastAsia="宋体"/>
      <w:sz w:val="18"/>
      <w:szCs w:val="18"/>
    </w:rPr>
  </w:style>
  <w:style w:type="paragraph" w:customStyle="1" w:styleId="af0">
    <w:name w:val="注×："/>
    <w:pPr>
      <w:widowControl w:val="0"/>
      <w:numPr>
        <w:numId w:val="13"/>
      </w:numPr>
      <w:autoSpaceDE w:val="0"/>
      <w:autoSpaceDN w:val="0"/>
      <w:jc w:val="both"/>
    </w:pPr>
    <w:rPr>
      <w:rFonts w:ascii="宋体" w:eastAsia="宋体"/>
      <w:sz w:val="18"/>
      <w:szCs w:val="18"/>
    </w:rPr>
  </w:style>
  <w:style w:type="paragraph" w:customStyle="1" w:styleId="ad">
    <w:name w:val="字母编号列项（一级）"/>
    <w:pPr>
      <w:numPr>
        <w:numId w:val="10"/>
      </w:numPr>
      <w:jc w:val="both"/>
    </w:pPr>
    <w:rPr>
      <w:rFonts w:ascii="宋体" w:eastAsia="宋体"/>
      <w:sz w:val="21"/>
    </w:rPr>
  </w:style>
  <w:style w:type="paragraph" w:customStyle="1" w:styleId="af3">
    <w:name w:val="列项◆（三级）"/>
    <w:basedOn w:val="afd"/>
    <w:pPr>
      <w:numPr>
        <w:numId w:val="11"/>
      </w:numPr>
    </w:pPr>
    <w:rPr>
      <w:rFonts w:ascii="宋体"/>
      <w:szCs w:val="21"/>
    </w:rPr>
  </w:style>
  <w:style w:type="paragraph" w:customStyle="1" w:styleId="af">
    <w:name w:val="编号列项（三级）"/>
    <w:pPr>
      <w:numPr>
        <w:ilvl w:val="2"/>
        <w:numId w:val="10"/>
      </w:numPr>
    </w:pPr>
    <w:rPr>
      <w:rFonts w:ascii="宋体" w:eastAsia="宋体"/>
      <w:sz w:val="21"/>
    </w:rPr>
  </w:style>
  <w:style w:type="paragraph" w:customStyle="1" w:styleId="af5">
    <w:name w:val="示例×："/>
    <w:basedOn w:val="af9"/>
    <w:pPr>
      <w:numPr>
        <w:ilvl w:val="2"/>
        <w:numId w:val="11"/>
      </w:numPr>
      <w:spacing w:beforeLines="0" w:before="0" w:afterLines="0" w:after="0"/>
      <w:outlineLvl w:val="9"/>
    </w:pPr>
    <w:rPr>
      <w:rFonts w:ascii="宋体" w:eastAsia="宋体"/>
      <w:sz w:val="18"/>
      <w:szCs w:val="18"/>
    </w:rPr>
  </w:style>
  <w:style w:type="paragraph" w:customStyle="1" w:styleId="affff3">
    <w:name w:val="二级无"/>
    <w:basedOn w:val="afa"/>
    <w:pPr>
      <w:spacing w:before="0" w:after="0"/>
    </w:pPr>
    <w:rPr>
      <w:rFonts w:ascii="宋体" w:eastAsia="宋体"/>
    </w:rPr>
  </w:style>
  <w:style w:type="paragraph" w:customStyle="1" w:styleId="affff4">
    <w:name w:val="注：（正文）"/>
    <w:basedOn w:val="af6"/>
    <w:next w:val="afff2"/>
  </w:style>
  <w:style w:type="paragraph" w:customStyle="1" w:styleId="ab">
    <w:name w:val="注×：（正文）"/>
    <w:pPr>
      <w:numPr>
        <w:numId w:val="14"/>
      </w:numPr>
      <w:jc w:val="both"/>
    </w:pPr>
    <w:rPr>
      <w:rFonts w:ascii="宋体" w:eastAsia="宋体"/>
      <w:sz w:val="18"/>
      <w:szCs w:val="18"/>
    </w:rPr>
  </w:style>
  <w:style w:type="paragraph" w:customStyle="1" w:styleId="affff5">
    <w:name w:val="标准标志"/>
    <w:next w:val="afd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rFonts w:eastAsia="宋体"/>
      <w:b/>
      <w:w w:val="170"/>
      <w:sz w:val="96"/>
      <w:szCs w:val="96"/>
    </w:rPr>
  </w:style>
  <w:style w:type="paragraph" w:customStyle="1" w:styleId="affff6">
    <w:name w:val="标准称谓"/>
    <w:next w:val="afd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eastAsia="宋体"/>
      <w:b/>
      <w:bCs/>
      <w:spacing w:val="20"/>
      <w:w w:val="148"/>
      <w:sz w:val="48"/>
    </w:rPr>
  </w:style>
  <w:style w:type="paragraph" w:customStyle="1" w:styleId="affff7">
    <w:name w:val="标准书脚_偶数页"/>
    <w:pPr>
      <w:spacing w:before="120"/>
      <w:ind w:left="221"/>
    </w:pPr>
    <w:rPr>
      <w:rFonts w:ascii="宋体" w:eastAsia="宋体"/>
      <w:sz w:val="18"/>
      <w:szCs w:val="18"/>
    </w:rPr>
  </w:style>
  <w:style w:type="paragraph" w:customStyle="1" w:styleId="affff8">
    <w:name w:val="标准书眉_偶数页"/>
    <w:basedOn w:val="affff0"/>
    <w:next w:val="afd"/>
    <w:pPr>
      <w:jc w:val="left"/>
    </w:pPr>
  </w:style>
  <w:style w:type="paragraph" w:customStyle="1" w:styleId="affff9">
    <w:name w:val="标准书眉一"/>
    <w:pPr>
      <w:jc w:val="both"/>
    </w:pPr>
    <w:rPr>
      <w:rFonts w:eastAsia="宋体"/>
    </w:rPr>
  </w:style>
  <w:style w:type="paragraph" w:customStyle="1" w:styleId="affffa">
    <w:name w:val="参考文献"/>
    <w:basedOn w:val="afd"/>
    <w:next w:val="afff2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b">
    <w:name w:val="参考文献、索引标题"/>
    <w:basedOn w:val="afd"/>
    <w:next w:val="afff2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affffc">
    <w:name w:val="发布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fd">
    <w:name w:val="发布部门"/>
    <w:next w:val="afff2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eastAsia="宋体"/>
      <w:b/>
      <w:spacing w:val="20"/>
      <w:w w:val="135"/>
      <w:sz w:val="28"/>
    </w:rPr>
  </w:style>
  <w:style w:type="paragraph" w:customStyle="1" w:styleId="affffe">
    <w:name w:val="发布日期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ff">
    <w:name w:val="封面标准代替信息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eastAsia="宋体"/>
      <w:sz w:val="21"/>
      <w:szCs w:val="21"/>
    </w:rPr>
  </w:style>
  <w:style w:type="paragraph" w:customStyle="1" w:styleId="12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eastAsia="宋体"/>
      <w:sz w:val="28"/>
    </w:rPr>
  </w:style>
  <w:style w:type="paragraph" w:customStyle="1" w:styleId="afffff0">
    <w:name w:val="封面标准名称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ff1">
    <w:name w:val="封面标准英文名称"/>
    <w:basedOn w:val="afffff0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ff2">
    <w:name w:val="封面一致性程度标识"/>
    <w:basedOn w:val="afffff1"/>
    <w:pPr>
      <w:framePr w:wrap="around"/>
      <w:spacing w:before="440"/>
    </w:pPr>
    <w:rPr>
      <w:rFonts w:ascii="宋体" w:eastAsia="宋体"/>
    </w:rPr>
  </w:style>
  <w:style w:type="paragraph" w:customStyle="1" w:styleId="afffff3">
    <w:name w:val="封面标准文稿类别"/>
    <w:basedOn w:val="afffff2"/>
    <w:pPr>
      <w:framePr w:wrap="around"/>
      <w:spacing w:after="160" w:line="240" w:lineRule="auto"/>
    </w:pPr>
    <w:rPr>
      <w:sz w:val="24"/>
    </w:rPr>
  </w:style>
  <w:style w:type="paragraph" w:customStyle="1" w:styleId="afffff4">
    <w:name w:val="封面标准文稿编辑信息"/>
    <w:basedOn w:val="afffff3"/>
    <w:pPr>
      <w:framePr w:wrap="around"/>
      <w:spacing w:before="180" w:line="180" w:lineRule="exact"/>
    </w:pPr>
    <w:rPr>
      <w:sz w:val="21"/>
    </w:rPr>
  </w:style>
  <w:style w:type="paragraph" w:customStyle="1" w:styleId="afffff5">
    <w:name w:val="封面正文"/>
    <w:pPr>
      <w:jc w:val="both"/>
    </w:pPr>
    <w:rPr>
      <w:rFonts w:eastAsia="宋体"/>
    </w:rPr>
  </w:style>
  <w:style w:type="paragraph" w:customStyle="1" w:styleId="af8">
    <w:name w:val="附录标识"/>
    <w:next w:val="aff2"/>
    <w:pPr>
      <w:keepNext/>
      <w:numPr>
        <w:numId w:val="15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afffff6">
    <w:name w:val="附录标题"/>
    <w:basedOn w:val="afff2"/>
    <w:next w:val="afff2"/>
    <w:pPr>
      <w:ind w:firstLineChars="0" w:firstLine="0"/>
      <w:jc w:val="center"/>
    </w:pPr>
    <w:rPr>
      <w:rFonts w:ascii="黑体" w:eastAsia="黑体"/>
    </w:rPr>
  </w:style>
  <w:style w:type="paragraph" w:customStyle="1" w:styleId="a6">
    <w:name w:val="附录表标号"/>
    <w:basedOn w:val="afd"/>
    <w:next w:val="afff2"/>
    <w:pPr>
      <w:numPr>
        <w:numId w:val="16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7">
    <w:name w:val="附录表标题"/>
    <w:next w:val="afff2"/>
    <w:pPr>
      <w:widowControl w:val="0"/>
      <w:numPr>
        <w:ilvl w:val="1"/>
        <w:numId w:val="16"/>
      </w:numPr>
      <w:spacing w:beforeLines="50" w:before="50" w:afterLines="50" w:after="50"/>
      <w:jc w:val="center"/>
    </w:pPr>
    <w:rPr>
      <w:rFonts w:ascii="黑体" w:eastAsia="黑体"/>
      <w:kern w:val="2"/>
      <w:sz w:val="21"/>
      <w:szCs w:val="21"/>
    </w:rPr>
  </w:style>
  <w:style w:type="paragraph" w:customStyle="1" w:styleId="afffff7">
    <w:name w:val="附录二级条标题"/>
    <w:basedOn w:val="afd"/>
    <w:next w:val="afff2"/>
    <w:pPr>
      <w:widowControl/>
      <w:tabs>
        <w:tab w:val="left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f8">
    <w:name w:val="附录二级无"/>
    <w:basedOn w:val="afffff7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f9">
    <w:name w:val="附录公式"/>
    <w:basedOn w:val="afff2"/>
    <w:next w:val="afff2"/>
  </w:style>
  <w:style w:type="paragraph" w:customStyle="1" w:styleId="afffffa">
    <w:name w:val="附录公式编号制表符"/>
    <w:basedOn w:val="afd"/>
    <w:next w:val="afff2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afffffb">
    <w:name w:val="附录三级条标题"/>
    <w:basedOn w:val="afffff7"/>
    <w:next w:val="afff2"/>
    <w:pPr>
      <w:outlineLvl w:val="4"/>
    </w:pPr>
  </w:style>
  <w:style w:type="paragraph" w:customStyle="1" w:styleId="afffffc">
    <w:name w:val="附录三级无"/>
    <w:basedOn w:val="afffffb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1">
    <w:name w:val="附录数字编号列项（二级）"/>
    <w:pPr>
      <w:numPr>
        <w:ilvl w:val="1"/>
        <w:numId w:val="17"/>
      </w:numPr>
    </w:pPr>
    <w:rPr>
      <w:rFonts w:ascii="宋体" w:eastAsia="宋体"/>
      <w:sz w:val="21"/>
    </w:rPr>
  </w:style>
  <w:style w:type="paragraph" w:customStyle="1" w:styleId="afffffd">
    <w:name w:val="附录四级条标题"/>
    <w:basedOn w:val="afffffb"/>
    <w:next w:val="afff2"/>
    <w:pPr>
      <w:outlineLvl w:val="5"/>
    </w:pPr>
  </w:style>
  <w:style w:type="paragraph" w:customStyle="1" w:styleId="afffffe">
    <w:name w:val="附录四级无"/>
    <w:basedOn w:val="afffffd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1">
    <w:name w:val="附录图标号"/>
    <w:basedOn w:val="afd"/>
    <w:pPr>
      <w:keepNext/>
      <w:pageBreakBefore/>
      <w:widowControl/>
      <w:numPr>
        <w:numId w:val="18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f2">
    <w:name w:val="附录图标题"/>
    <w:basedOn w:val="afd"/>
    <w:next w:val="afff2"/>
    <w:pPr>
      <w:numPr>
        <w:ilvl w:val="1"/>
        <w:numId w:val="18"/>
      </w:numPr>
      <w:tabs>
        <w:tab w:val="left" w:pos="363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fffff">
    <w:name w:val="附录五级条标题"/>
    <w:basedOn w:val="afffffd"/>
    <w:next w:val="afff2"/>
    <w:pPr>
      <w:outlineLvl w:val="6"/>
    </w:pPr>
  </w:style>
  <w:style w:type="paragraph" w:customStyle="1" w:styleId="affffff0">
    <w:name w:val="附录五级无"/>
    <w:basedOn w:val="affffff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ff1">
    <w:name w:val="附录章标题"/>
    <w:next w:val="afff2"/>
    <w:pPr>
      <w:tabs>
        <w:tab w:val="left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fffff2">
    <w:name w:val="附录一级条标题"/>
    <w:basedOn w:val="affffff1"/>
    <w:next w:val="afff2"/>
    <w:pPr>
      <w:autoSpaceDN w:val="0"/>
      <w:spacing w:beforeLines="50" w:before="50" w:afterLines="50" w:after="50"/>
      <w:outlineLvl w:val="2"/>
    </w:pPr>
  </w:style>
  <w:style w:type="paragraph" w:customStyle="1" w:styleId="affffff3">
    <w:name w:val="附录一级无"/>
    <w:basedOn w:val="affffff2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0">
    <w:name w:val="附录字母编号列项（一级）"/>
    <w:pPr>
      <w:numPr>
        <w:numId w:val="17"/>
      </w:numPr>
    </w:pPr>
    <w:rPr>
      <w:rFonts w:ascii="宋体" w:eastAsia="宋体"/>
      <w:sz w:val="21"/>
    </w:rPr>
  </w:style>
  <w:style w:type="paragraph" w:customStyle="1" w:styleId="affffff4">
    <w:name w:val="列项说明"/>
    <w:basedOn w:val="afd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ff5">
    <w:name w:val="列项说明数字编号"/>
    <w:pPr>
      <w:ind w:leftChars="400" w:left="600" w:hangingChars="200" w:hanging="200"/>
    </w:pPr>
    <w:rPr>
      <w:rFonts w:ascii="宋体" w:eastAsia="宋体"/>
      <w:sz w:val="21"/>
    </w:rPr>
  </w:style>
  <w:style w:type="paragraph" w:customStyle="1" w:styleId="affffff6">
    <w:name w:val="目次、索引正文"/>
    <w:pPr>
      <w:spacing w:line="320" w:lineRule="exact"/>
      <w:jc w:val="both"/>
    </w:pPr>
    <w:rPr>
      <w:rFonts w:ascii="宋体" w:eastAsia="宋体"/>
      <w:sz w:val="21"/>
    </w:rPr>
  </w:style>
  <w:style w:type="paragraph" w:customStyle="1" w:styleId="affffff7">
    <w:name w:val="其他标准标志"/>
    <w:basedOn w:val="affff5"/>
    <w:pPr>
      <w:framePr w:w="6101" w:wrap="around" w:vAnchor="page" w:hAnchor="page" w:x="4673" w:y="942"/>
    </w:pPr>
    <w:rPr>
      <w:w w:val="130"/>
    </w:rPr>
  </w:style>
  <w:style w:type="paragraph" w:customStyle="1" w:styleId="affffff8">
    <w:name w:val="其他标准称谓"/>
    <w:next w:val="afd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/>
      <w:spacing w:val="-40"/>
      <w:sz w:val="48"/>
      <w:szCs w:val="52"/>
    </w:rPr>
  </w:style>
  <w:style w:type="paragraph" w:customStyle="1" w:styleId="affffff9">
    <w:name w:val="其他发布部门"/>
    <w:basedOn w:val="affffd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fa">
    <w:name w:val="前言、引言标题"/>
    <w:next w:val="afff2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fb">
    <w:name w:val="三级无"/>
    <w:basedOn w:val="afb"/>
    <w:pPr>
      <w:spacing w:before="0" w:after="0"/>
    </w:pPr>
    <w:rPr>
      <w:rFonts w:ascii="宋体" w:eastAsia="宋体"/>
    </w:rPr>
  </w:style>
  <w:style w:type="paragraph" w:customStyle="1" w:styleId="affffffc">
    <w:name w:val="实施日期"/>
    <w:basedOn w:val="affffe"/>
    <w:pPr>
      <w:framePr w:wrap="around" w:vAnchor="page"/>
      <w:jc w:val="right"/>
    </w:pPr>
  </w:style>
  <w:style w:type="paragraph" w:customStyle="1" w:styleId="affffffd">
    <w:name w:val="示例后文字"/>
    <w:basedOn w:val="afff2"/>
    <w:next w:val="afff2"/>
    <w:rPr>
      <w:sz w:val="18"/>
    </w:rPr>
  </w:style>
  <w:style w:type="paragraph" w:customStyle="1" w:styleId="a8">
    <w:name w:val="首示例"/>
    <w:next w:val="afff2"/>
    <w:pPr>
      <w:numPr>
        <w:numId w:val="19"/>
      </w:numPr>
      <w:tabs>
        <w:tab w:val="left" w:pos="360"/>
      </w:tabs>
      <w:ind w:left="0" w:firstLine="0"/>
    </w:pPr>
    <w:rPr>
      <w:rFonts w:ascii="宋体" w:eastAsia="宋体"/>
      <w:kern w:val="2"/>
      <w:sz w:val="18"/>
      <w:szCs w:val="18"/>
    </w:rPr>
  </w:style>
  <w:style w:type="paragraph" w:customStyle="1" w:styleId="affffffe">
    <w:name w:val="四级无"/>
    <w:basedOn w:val="af4"/>
    <w:pPr>
      <w:spacing w:before="0" w:after="0"/>
    </w:pPr>
    <w:rPr>
      <w:rFonts w:ascii="宋体" w:eastAsia="宋体"/>
    </w:rPr>
  </w:style>
  <w:style w:type="paragraph" w:customStyle="1" w:styleId="afffffff">
    <w:name w:val="条文脚注"/>
    <w:basedOn w:val="ac"/>
    <w:pPr>
      <w:numPr>
        <w:numId w:val="0"/>
      </w:numPr>
      <w:tabs>
        <w:tab w:val="clear" w:pos="0"/>
      </w:tabs>
      <w:jc w:val="both"/>
    </w:pPr>
  </w:style>
  <w:style w:type="paragraph" w:customStyle="1" w:styleId="afffffff0">
    <w:name w:val="图标脚注说明"/>
    <w:basedOn w:val="afff2"/>
    <w:pPr>
      <w:ind w:left="840" w:firstLineChars="0" w:hanging="420"/>
    </w:pPr>
    <w:rPr>
      <w:sz w:val="18"/>
      <w:szCs w:val="18"/>
    </w:rPr>
  </w:style>
  <w:style w:type="paragraph" w:customStyle="1" w:styleId="a3">
    <w:name w:val="图表脚注说明"/>
    <w:basedOn w:val="afd"/>
    <w:pPr>
      <w:numPr>
        <w:numId w:val="20"/>
      </w:numPr>
    </w:pPr>
    <w:rPr>
      <w:rFonts w:ascii="宋体"/>
      <w:sz w:val="18"/>
      <w:szCs w:val="18"/>
    </w:rPr>
  </w:style>
  <w:style w:type="paragraph" w:customStyle="1" w:styleId="afffffff1">
    <w:name w:val="图的脚注"/>
    <w:next w:val="afff2"/>
    <w:pPr>
      <w:widowControl w:val="0"/>
      <w:ind w:leftChars="200" w:left="400" w:hangingChars="200" w:hanging="200"/>
      <w:jc w:val="both"/>
    </w:pPr>
    <w:rPr>
      <w:rFonts w:ascii="宋体" w:eastAsia="宋体"/>
      <w:sz w:val="18"/>
    </w:rPr>
  </w:style>
  <w:style w:type="paragraph" w:customStyle="1" w:styleId="afffffff2">
    <w:name w:val="文献分类号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f3">
    <w:name w:val="五级无"/>
    <w:basedOn w:val="afc"/>
    <w:pPr>
      <w:spacing w:before="0" w:after="0"/>
    </w:pPr>
    <w:rPr>
      <w:rFonts w:ascii="宋体" w:eastAsia="宋体"/>
    </w:rPr>
  </w:style>
  <w:style w:type="paragraph" w:customStyle="1" w:styleId="afffffff4">
    <w:name w:val="一级无"/>
    <w:basedOn w:val="a2"/>
    <w:pPr>
      <w:spacing w:beforeLines="0" w:before="0" w:afterLines="0" w:after="0"/>
    </w:pPr>
    <w:rPr>
      <w:rFonts w:ascii="宋体" w:eastAsia="宋体"/>
    </w:rPr>
  </w:style>
  <w:style w:type="paragraph" w:customStyle="1" w:styleId="aa">
    <w:name w:val="正文表标题"/>
    <w:next w:val="afff2"/>
    <w:pPr>
      <w:numPr>
        <w:numId w:val="21"/>
      </w:numPr>
      <w:tabs>
        <w:tab w:val="left" w:pos="360"/>
      </w:tabs>
      <w:spacing w:beforeLines="50" w:before="50" w:afterLines="50" w:after="50"/>
      <w:jc w:val="center"/>
    </w:pPr>
    <w:rPr>
      <w:rFonts w:ascii="黑体" w:eastAsia="黑体"/>
      <w:sz w:val="21"/>
    </w:rPr>
  </w:style>
  <w:style w:type="paragraph" w:customStyle="1" w:styleId="afffffff5">
    <w:name w:val="正文公式编号制表符"/>
    <w:basedOn w:val="afff2"/>
    <w:next w:val="afff2"/>
    <w:pPr>
      <w:ind w:firstLineChars="0" w:firstLine="0"/>
    </w:pPr>
  </w:style>
  <w:style w:type="paragraph" w:customStyle="1" w:styleId="af7">
    <w:name w:val="正文图标题"/>
    <w:next w:val="afff2"/>
    <w:pPr>
      <w:numPr>
        <w:numId w:val="22"/>
      </w:numPr>
      <w:tabs>
        <w:tab w:val="left" w:pos="360"/>
      </w:tabs>
      <w:spacing w:beforeLines="50" w:before="50" w:afterLines="50" w:after="50"/>
      <w:jc w:val="center"/>
    </w:pPr>
    <w:rPr>
      <w:rFonts w:ascii="黑体" w:eastAsia="黑体"/>
      <w:sz w:val="21"/>
    </w:rPr>
  </w:style>
  <w:style w:type="paragraph" w:customStyle="1" w:styleId="afffffff6">
    <w:name w:val="终结线"/>
    <w:basedOn w:val="afd"/>
    <w:pPr>
      <w:framePr w:hSpace="181" w:vSpace="181" w:wrap="around" w:vAnchor="text" w:hAnchor="margin" w:xAlign="center" w:y="285"/>
    </w:pPr>
  </w:style>
  <w:style w:type="paragraph" w:customStyle="1" w:styleId="afffffff7">
    <w:name w:val="其他发布日期"/>
    <w:basedOn w:val="affffe"/>
    <w:pPr>
      <w:framePr w:wrap="around" w:vAnchor="page" w:x="1419"/>
    </w:pPr>
  </w:style>
  <w:style w:type="paragraph" w:customStyle="1" w:styleId="afffffff8">
    <w:name w:val="其他实施日期"/>
    <w:basedOn w:val="affffffc"/>
    <w:pPr>
      <w:framePr w:wrap="around"/>
    </w:pPr>
  </w:style>
  <w:style w:type="paragraph" w:customStyle="1" w:styleId="25">
    <w:name w:val="封面标准名称2"/>
    <w:basedOn w:val="afffff0"/>
    <w:pPr>
      <w:framePr w:wrap="around" w:y="4469"/>
      <w:spacing w:beforeLines="630" w:before="630"/>
    </w:pPr>
  </w:style>
  <w:style w:type="paragraph" w:customStyle="1" w:styleId="26">
    <w:name w:val="封面标准英文名称2"/>
    <w:basedOn w:val="afffff1"/>
    <w:pPr>
      <w:framePr w:wrap="around" w:y="4469"/>
    </w:pPr>
  </w:style>
  <w:style w:type="paragraph" w:customStyle="1" w:styleId="27">
    <w:name w:val="封面一致性程度标识2"/>
    <w:basedOn w:val="afffff2"/>
    <w:pPr>
      <w:framePr w:wrap="around" w:y="4469"/>
    </w:pPr>
  </w:style>
  <w:style w:type="paragraph" w:customStyle="1" w:styleId="28">
    <w:name w:val="封面标准文稿类别2"/>
    <w:basedOn w:val="afffff3"/>
    <w:pPr>
      <w:framePr w:wrap="around" w:y="4469"/>
    </w:pPr>
  </w:style>
  <w:style w:type="paragraph" w:customStyle="1" w:styleId="29">
    <w:name w:val="封面标准文稿编辑信息2"/>
    <w:basedOn w:val="afffff4"/>
    <w:pPr>
      <w:framePr w:wrap="around" w:y="4469"/>
    </w:pPr>
  </w:style>
  <w:style w:type="paragraph" w:customStyle="1" w:styleId="afffffff9">
    <w:name w:val="样式 四号"/>
    <w:pPr>
      <w:framePr w:w="3997" w:h="471" w:hRule="exact" w:vSpace="181" w:wrap="around" w:vAnchor="page" w:hAnchor="page" w:x="1419" w:y="14097" w:anchorLock="1"/>
    </w:pPr>
    <w:rPr>
      <w:rFonts w:eastAsia="黑体"/>
      <w:sz w:val="28"/>
    </w:rPr>
  </w:style>
  <w:style w:type="paragraph" w:customStyle="1" w:styleId="13">
    <w:name w:val="样式 1 四号"/>
    <w:pPr>
      <w:framePr w:w="3997" w:h="471" w:hRule="exact" w:vSpace="181" w:wrap="around" w:vAnchor="page" w:hAnchor="page" w:x="1419" w:y="14097" w:anchorLock="1"/>
    </w:pPr>
    <w:rPr>
      <w:rFonts w:eastAsia="黑体"/>
      <w:sz w:val="28"/>
    </w:rPr>
  </w:style>
  <w:style w:type="paragraph" w:customStyle="1" w:styleId="afffffffa">
    <w:name w:val="样式 三号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14">
    <w:name w:val="样式 1 三号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2a">
    <w:name w:val="样式 2 三号"/>
    <w:pPr>
      <w:keepNext/>
      <w:pageBreakBefore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sz w:val="32"/>
    </w:rPr>
  </w:style>
  <w:style w:type="paragraph" w:customStyle="1" w:styleId="afffffffb">
    <w:name w:val="样式 小五"/>
    <w:pPr>
      <w:widowControl w:val="0"/>
      <w:autoSpaceDE w:val="0"/>
      <w:autoSpaceDN w:val="0"/>
      <w:ind w:left="726" w:hanging="363"/>
      <w:jc w:val="both"/>
    </w:pPr>
    <w:rPr>
      <w:rFonts w:ascii="宋体" w:eastAsia="宋体"/>
      <w:sz w:val="18"/>
      <w:szCs w:val="18"/>
    </w:rPr>
  </w:style>
  <w:style w:type="paragraph" w:customStyle="1" w:styleId="100">
    <w:name w:val="样式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110">
    <w:name w:val="样式 1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210">
    <w:name w:val="样式 2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5">
    <w:name w:val="样式 1 小五"/>
    <w:pPr>
      <w:widowControl w:val="0"/>
      <w:autoSpaceDE w:val="0"/>
      <w:autoSpaceDN w:val="0"/>
      <w:ind w:left="726" w:hanging="363"/>
      <w:jc w:val="both"/>
    </w:pPr>
    <w:rPr>
      <w:rFonts w:ascii="宋体" w:eastAsia="宋体"/>
      <w:sz w:val="18"/>
      <w:szCs w:val="18"/>
    </w:rPr>
  </w:style>
  <w:style w:type="paragraph" w:customStyle="1" w:styleId="2b">
    <w:name w:val="样式 2 小五"/>
    <w:pPr>
      <w:widowControl w:val="0"/>
      <w:autoSpaceDE w:val="0"/>
      <w:autoSpaceDN w:val="0"/>
      <w:ind w:left="726" w:hanging="363"/>
      <w:jc w:val="both"/>
    </w:pPr>
    <w:rPr>
      <w:rFonts w:ascii="宋体" w:eastAsia="宋体"/>
      <w:sz w:val="18"/>
      <w:szCs w:val="18"/>
    </w:rPr>
  </w:style>
  <w:style w:type="paragraph" w:customStyle="1" w:styleId="310">
    <w:name w:val="样式 3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32">
    <w:name w:val="样式 3 小五"/>
    <w:pPr>
      <w:widowControl w:val="0"/>
      <w:autoSpaceDE w:val="0"/>
      <w:autoSpaceDN w:val="0"/>
      <w:ind w:left="726" w:hanging="363"/>
      <w:jc w:val="both"/>
    </w:pPr>
    <w:rPr>
      <w:rFonts w:ascii="宋体" w:eastAsia="宋体"/>
      <w:sz w:val="18"/>
      <w:szCs w:val="18"/>
    </w:rPr>
  </w:style>
  <w:style w:type="paragraph" w:customStyle="1" w:styleId="43">
    <w:name w:val="样式 4 小五"/>
    <w:pPr>
      <w:widowControl w:val="0"/>
      <w:autoSpaceDE w:val="0"/>
      <w:autoSpaceDN w:val="0"/>
      <w:ind w:left="726" w:hanging="363"/>
      <w:jc w:val="both"/>
    </w:pPr>
    <w:rPr>
      <w:rFonts w:ascii="宋体" w:eastAsia="宋体"/>
      <w:sz w:val="18"/>
      <w:szCs w:val="18"/>
    </w:rPr>
  </w:style>
  <w:style w:type="paragraph" w:customStyle="1" w:styleId="410">
    <w:name w:val="样式 4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510">
    <w:name w:val="样式 5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10">
    <w:name w:val="样式 6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10">
    <w:name w:val="样式 7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10">
    <w:name w:val="样式 8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910">
    <w:name w:val="样式 9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1010">
    <w:name w:val="样式 10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110">
    <w:name w:val="样式 11 10 磅"/>
    <w:pPr>
      <w:keepNext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1210">
    <w:name w:val="样式 12 10 磅"/>
    <w:pPr>
      <w:keepNext/>
      <w:numPr>
        <w:numId w:val="23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1310">
    <w:name w:val="样式 13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410">
    <w:name w:val="样式 14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510">
    <w:name w:val="样式 15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610">
    <w:name w:val="样式 16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710">
    <w:name w:val="样式 17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54">
    <w:name w:val="样式 5 小五"/>
    <w:pPr>
      <w:widowControl w:val="0"/>
      <w:snapToGrid w:val="0"/>
      <w:ind w:rightChars="100" w:right="100"/>
      <w:jc w:val="right"/>
    </w:pPr>
    <w:rPr>
      <w:rFonts w:eastAsia="宋体"/>
      <w:kern w:val="2"/>
      <w:sz w:val="18"/>
      <w:szCs w:val="18"/>
    </w:rPr>
  </w:style>
  <w:style w:type="paragraph" w:customStyle="1" w:styleId="61">
    <w:name w:val="样式 6 小五"/>
    <w:link w:val="6Char"/>
    <w:rPr>
      <w:rFonts w:eastAsia="宋体"/>
      <w:sz w:val="18"/>
    </w:rPr>
  </w:style>
  <w:style w:type="paragraph" w:customStyle="1" w:styleId="71">
    <w:name w:val="样式 7 小五"/>
    <w:pPr>
      <w:spacing w:before="120"/>
      <w:ind w:right="198"/>
      <w:jc w:val="right"/>
    </w:pPr>
    <w:rPr>
      <w:rFonts w:ascii="宋体" w:eastAsia="宋体"/>
      <w:sz w:val="18"/>
      <w:szCs w:val="18"/>
    </w:rPr>
  </w:style>
  <w:style w:type="paragraph" w:customStyle="1" w:styleId="1810">
    <w:name w:val="样式 18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33">
    <w:name w:val="样式 3 三号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1910">
    <w:name w:val="样式 19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2010">
    <w:name w:val="样式 20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2110">
    <w:name w:val="样式 21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8">
    <w:name w:val="样式 8 小五"/>
    <w:pPr>
      <w:widowControl w:val="0"/>
      <w:numPr>
        <w:numId w:val="24"/>
      </w:numPr>
      <w:autoSpaceDE w:val="0"/>
      <w:autoSpaceDN w:val="0"/>
      <w:jc w:val="both"/>
    </w:pPr>
    <w:rPr>
      <w:rFonts w:ascii="宋体" w:eastAsia="宋体"/>
      <w:sz w:val="18"/>
      <w:szCs w:val="18"/>
    </w:rPr>
  </w:style>
  <w:style w:type="paragraph" w:customStyle="1" w:styleId="2210">
    <w:name w:val="样式 22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91">
    <w:name w:val="样式 9 小五"/>
    <w:pPr>
      <w:widowControl w:val="0"/>
      <w:autoSpaceDE w:val="0"/>
      <w:autoSpaceDN w:val="0"/>
      <w:ind w:left="726" w:hanging="363"/>
      <w:jc w:val="both"/>
    </w:pPr>
    <w:rPr>
      <w:rFonts w:ascii="宋体" w:eastAsia="宋体"/>
      <w:sz w:val="18"/>
      <w:szCs w:val="18"/>
    </w:rPr>
  </w:style>
  <w:style w:type="paragraph" w:customStyle="1" w:styleId="101">
    <w:name w:val="样式 10 小五"/>
    <w:pPr>
      <w:widowControl w:val="0"/>
      <w:autoSpaceDE w:val="0"/>
      <w:autoSpaceDN w:val="0"/>
      <w:ind w:left="726" w:hanging="363"/>
      <w:jc w:val="both"/>
    </w:pPr>
    <w:rPr>
      <w:rFonts w:ascii="宋体" w:eastAsia="宋体"/>
      <w:sz w:val="18"/>
      <w:szCs w:val="18"/>
    </w:rPr>
  </w:style>
  <w:style w:type="paragraph" w:customStyle="1" w:styleId="2310">
    <w:name w:val="样式 23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2410">
    <w:name w:val="样式 24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2510">
    <w:name w:val="样式 25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2610">
    <w:name w:val="样式 26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2710">
    <w:name w:val="样式 27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2810">
    <w:name w:val="样式 28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2910">
    <w:name w:val="样式 29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3010">
    <w:name w:val="样式 30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3110">
    <w:name w:val="样式 31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3210">
    <w:name w:val="样式 32 10 磅"/>
    <w:pPr>
      <w:numPr>
        <w:numId w:val="25"/>
      </w:num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3310">
    <w:name w:val="样式 33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3410">
    <w:name w:val="样式 34 10 磅"/>
    <w:pPr>
      <w:tabs>
        <w:tab w:val="left" w:pos="839"/>
      </w:tabs>
      <w:ind w:left="839" w:hanging="419"/>
      <w:jc w:val="both"/>
    </w:pPr>
    <w:rPr>
      <w:rFonts w:ascii="宋体" w:eastAsia="宋体"/>
      <w:sz w:val="21"/>
    </w:rPr>
  </w:style>
  <w:style w:type="paragraph" w:customStyle="1" w:styleId="3510">
    <w:name w:val="样式 35 10 磅"/>
    <w:pPr>
      <w:numPr>
        <w:numId w:val="26"/>
      </w:numPr>
      <w:tabs>
        <w:tab w:val="left" w:pos="360"/>
      </w:tabs>
      <w:spacing w:beforeLines="50" w:before="50" w:afterLines="50" w:after="50"/>
      <w:jc w:val="center"/>
    </w:pPr>
    <w:rPr>
      <w:rFonts w:ascii="黑体" w:eastAsia="黑体"/>
      <w:sz w:val="21"/>
    </w:rPr>
  </w:style>
  <w:style w:type="paragraph" w:customStyle="1" w:styleId="3610">
    <w:name w:val="样式 36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3710">
    <w:name w:val="样式 37 10 磅"/>
    <w:pPr>
      <w:numPr>
        <w:ilvl w:val="1"/>
        <w:numId w:val="27"/>
      </w:numPr>
      <w:tabs>
        <w:tab w:val="left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3810">
    <w:name w:val="样式 38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3910">
    <w:name w:val="样式 39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4010">
    <w:name w:val="样式 40 10 磅"/>
    <w:pPr>
      <w:tabs>
        <w:tab w:val="left" w:pos="839"/>
      </w:tabs>
      <w:ind w:left="839" w:hanging="419"/>
      <w:jc w:val="both"/>
    </w:pPr>
    <w:rPr>
      <w:rFonts w:ascii="宋体" w:eastAsia="宋体"/>
      <w:sz w:val="21"/>
    </w:rPr>
  </w:style>
  <w:style w:type="paragraph" w:customStyle="1" w:styleId="4110">
    <w:name w:val="样式 41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4210">
    <w:name w:val="样式 42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4310">
    <w:name w:val="样式 43 10 磅"/>
    <w:next w:val="4210"/>
    <w:pPr>
      <w:keepNext/>
      <w:numPr>
        <w:numId w:val="28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4410">
    <w:name w:val="样式 44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4510">
    <w:name w:val="样式 45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4610">
    <w:name w:val="样式 46 10 磅"/>
    <w:pPr>
      <w:keepNext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4710">
    <w:name w:val="样式 47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4810">
    <w:name w:val="样式 48 10 磅"/>
    <w:pPr>
      <w:keepNext/>
      <w:numPr>
        <w:numId w:val="29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4910">
    <w:name w:val="样式 49 10 磅"/>
    <w:pPr>
      <w:numPr>
        <w:numId w:val="30"/>
      </w:num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5010">
    <w:name w:val="样式 50 10 磅"/>
    <w:pPr>
      <w:keepNext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5110">
    <w:name w:val="样式 51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5210">
    <w:name w:val="样式 52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5310">
    <w:name w:val="样式 53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5410">
    <w:name w:val="样式 54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5510">
    <w:name w:val="样式 55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5610">
    <w:name w:val="样式 56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5710">
    <w:name w:val="样式 57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5810">
    <w:name w:val="样式 58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5910">
    <w:name w:val="样式 59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010">
    <w:name w:val="样式 60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110">
    <w:name w:val="样式 61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210">
    <w:name w:val="样式 62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310">
    <w:name w:val="样式 63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410">
    <w:name w:val="样式 64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510">
    <w:name w:val="样式 65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610">
    <w:name w:val="样式 66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710">
    <w:name w:val="样式 67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810">
    <w:name w:val="样式 68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6910">
    <w:name w:val="样式 69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010">
    <w:name w:val="样式 70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110">
    <w:name w:val="样式 71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210">
    <w:name w:val="样式 72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310">
    <w:name w:val="样式 73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410">
    <w:name w:val="样式 74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510">
    <w:name w:val="样式 75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610">
    <w:name w:val="样式 76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710">
    <w:name w:val="样式 77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810">
    <w:name w:val="样式 78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7910">
    <w:name w:val="样式 79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010">
    <w:name w:val="样式 80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110">
    <w:name w:val="样式 81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210">
    <w:name w:val="样式 82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310">
    <w:name w:val="样式 83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410">
    <w:name w:val="样式 84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510">
    <w:name w:val="样式 85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610">
    <w:name w:val="样式 86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710">
    <w:name w:val="样式 87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810">
    <w:name w:val="样式 88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8910">
    <w:name w:val="样式 89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9010">
    <w:name w:val="样式 90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9110">
    <w:name w:val="样式 91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9210">
    <w:name w:val="样式 92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9310">
    <w:name w:val="样式 93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9410">
    <w:name w:val="样式 94 10 磅"/>
    <w:pPr>
      <w:widowControl w:val="0"/>
      <w:jc w:val="both"/>
    </w:pPr>
    <w:rPr>
      <w:rFonts w:eastAsia="宋体"/>
      <w:kern w:val="2"/>
      <w:sz w:val="21"/>
      <w:szCs w:val="24"/>
    </w:rPr>
  </w:style>
  <w:style w:type="paragraph" w:customStyle="1" w:styleId="9510">
    <w:name w:val="样式 95 10 磅"/>
    <w:pPr>
      <w:keepNext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9610">
    <w:name w:val="样式 96 10 磅"/>
    <w:pPr>
      <w:keepNext/>
      <w:numPr>
        <w:numId w:val="27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9710">
    <w:name w:val="样式 97 10 磅"/>
    <w:pPr>
      <w:widowControl w:val="0"/>
      <w:tabs>
        <w:tab w:val="right" w:leader="dot" w:pos="9241"/>
      </w:tabs>
      <w:spacing w:beforeLines="25" w:before="25" w:afterLines="25" w:after="25"/>
    </w:pPr>
    <w:rPr>
      <w:rFonts w:ascii="宋体" w:eastAsia="宋体"/>
      <w:kern w:val="2"/>
      <w:sz w:val="21"/>
      <w:szCs w:val="21"/>
    </w:rPr>
  </w:style>
  <w:style w:type="paragraph" w:customStyle="1" w:styleId="44">
    <w:name w:val="样式 4 三号"/>
    <w:pPr>
      <w:keepNext/>
      <w:pageBreakBefore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sz w:val="32"/>
    </w:rPr>
  </w:style>
  <w:style w:type="paragraph" w:customStyle="1" w:styleId="9810">
    <w:name w:val="样式 98 10 磅"/>
    <w:p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9910">
    <w:name w:val="样式 99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0010">
    <w:name w:val="样式 100 10 磅"/>
    <w:pPr>
      <w:numPr>
        <w:numId w:val="6"/>
      </w:numPr>
      <w:spacing w:beforeLines="100" w:before="100" w:afterLines="100" w:after="100"/>
      <w:jc w:val="both"/>
      <w:outlineLvl w:val="1"/>
    </w:pPr>
    <w:rPr>
      <w:rFonts w:ascii="黑体" w:eastAsia="黑体"/>
      <w:sz w:val="21"/>
    </w:rPr>
  </w:style>
  <w:style w:type="paragraph" w:customStyle="1" w:styleId="10110">
    <w:name w:val="样式 101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0210">
    <w:name w:val="样式 102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0310">
    <w:name w:val="样式 103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0410">
    <w:name w:val="样式 104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0510">
    <w:name w:val="样式 105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afffffffc">
    <w:name w:val="正文文字"/>
    <w:basedOn w:val="afd"/>
    <w:next w:val="afd"/>
    <w:pPr>
      <w:spacing w:after="120"/>
    </w:pPr>
  </w:style>
  <w:style w:type="paragraph" w:customStyle="1" w:styleId="16">
    <w:name w:val="正文文字 1"/>
    <w:basedOn w:val="afd"/>
    <w:next w:val="afd"/>
    <w:pPr>
      <w:ind w:left="240"/>
    </w:pPr>
    <w:rPr>
      <w:sz w:val="28"/>
      <w:szCs w:val="28"/>
    </w:rPr>
  </w:style>
  <w:style w:type="paragraph" w:customStyle="1" w:styleId="2c">
    <w:name w:val="正文文字 2"/>
    <w:basedOn w:val="afd"/>
    <w:next w:val="afd"/>
    <w:pPr>
      <w:ind w:left="240"/>
    </w:pPr>
    <w:rPr>
      <w:rFonts w:ascii="Arial" w:hAnsi="Arial"/>
      <w:sz w:val="28"/>
      <w:szCs w:val="28"/>
    </w:rPr>
  </w:style>
  <w:style w:type="paragraph" w:customStyle="1" w:styleId="82">
    <w:name w:val="正文文字 8"/>
    <w:basedOn w:val="afd"/>
    <w:next w:val="afd"/>
    <w:pPr>
      <w:ind w:left="240"/>
    </w:pPr>
    <w:rPr>
      <w:sz w:val="16"/>
      <w:szCs w:val="16"/>
    </w:rPr>
  </w:style>
  <w:style w:type="paragraph" w:customStyle="1" w:styleId="afffffffd">
    <w:name w:val="公式样式 大写希腊字母"/>
    <w:rPr>
      <w:rFonts w:eastAsia="宋体"/>
    </w:rPr>
  </w:style>
  <w:style w:type="paragraph" w:customStyle="1" w:styleId="afffffffe">
    <w:name w:val="公式样式 矢量矩阵"/>
    <w:rPr>
      <w:rFonts w:eastAsia="宋体"/>
      <w:b/>
    </w:rPr>
  </w:style>
  <w:style w:type="paragraph" w:customStyle="1" w:styleId="10610">
    <w:name w:val="样式 106 10 磅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0710">
    <w:name w:val="样式 107 10 磅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5510">
    <w:name w:val="样式 255 10 磅"/>
    <w:next w:val="82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0810">
    <w:name w:val="样式 108 10 磅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8410">
    <w:name w:val="样式 184 10 磅"/>
    <w:next w:val="92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8510">
    <w:name w:val="样式 185 10 磅"/>
    <w:next w:val="93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8610">
    <w:name w:val="样式 186 10 磅"/>
    <w:next w:val="94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9210">
    <w:name w:val="样式 192 10 磅"/>
    <w:next w:val="99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9110">
    <w:name w:val="样式 191 10 磅"/>
    <w:next w:val="98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0910">
    <w:name w:val="样式 109 10 磅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9710">
    <w:name w:val="样式 197 10 磅"/>
    <w:next w:val="104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0010">
    <w:name w:val="样式 200 10 磅"/>
    <w:next w:val="aff1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0110">
    <w:name w:val="样式 201 10 磅"/>
    <w:next w:val="aff6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1010">
    <w:name w:val="样式 110 10 磅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2610">
    <w:name w:val="样式 126 10 磅"/>
    <w:next w:val="30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0710">
    <w:name w:val="样式 207 10 磅"/>
    <w:next w:val="42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0810">
    <w:name w:val="样式 208 10 磅"/>
    <w:next w:val="53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0410">
    <w:name w:val="样式 204 10 磅"/>
    <w:next w:val="a9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2110">
    <w:name w:val="样式 221 10 磅"/>
    <w:next w:val="52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2210">
    <w:name w:val="样式 222 10 磅"/>
    <w:next w:val="afff4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2310">
    <w:name w:val="样式 223 10 磅"/>
    <w:next w:val="afff3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3110">
    <w:name w:val="样式 231 10 磅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2810">
    <w:name w:val="样式 228 10 磅"/>
    <w:next w:val="2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1510">
    <w:name w:val="样式 115 10 磅"/>
    <w:next w:val="21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1710">
    <w:name w:val="样式 117 10 磅"/>
    <w:next w:val="22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1810">
    <w:name w:val="样式 118 10 磅"/>
    <w:next w:val="91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1610">
    <w:name w:val="样式 216 10 磅"/>
    <w:next w:val="5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2510">
    <w:name w:val="样式 125 10 磅"/>
    <w:next w:val="28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1210">
    <w:name w:val="样式 112 10 磅"/>
    <w:next w:val="18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1310">
    <w:name w:val="样式 113 10 磅"/>
    <w:next w:val="33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1410">
    <w:name w:val="样式 114 10 磅"/>
    <w:next w:val="19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2810">
    <w:name w:val="样式 128 10 磅"/>
    <w:next w:val="33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3510">
    <w:name w:val="样式 235 10 磅"/>
    <w:next w:val="afff5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6610">
    <w:name w:val="样式 166 10 磅"/>
    <w:next w:val="74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1110">
    <w:name w:val="样式 111 10 磅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6310">
    <w:name w:val="样式 163 10 磅"/>
    <w:next w:val="71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2910">
    <w:name w:val="样式 129 10 磅"/>
    <w:next w:val="34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4610">
    <w:name w:val="样式 246 10 磅"/>
    <w:next w:val="afff6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4710">
    <w:name w:val="样式 247 10 磅"/>
    <w:next w:val="afffffffc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4810">
    <w:name w:val="样式 248 10 磅"/>
    <w:next w:val="16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6110">
    <w:name w:val="样式 261 10 磅"/>
    <w:next w:val="afffffffd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6310">
    <w:name w:val="样式 263 10 磅"/>
    <w:next w:val="afffffffe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6510">
    <w:name w:val="样式 265 10 磅"/>
    <w:next w:val="106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3810">
    <w:name w:val="样式 138 10 磅"/>
    <w:next w:val="44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3910">
    <w:name w:val="样式 139 10 磅"/>
    <w:next w:val="45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4010">
    <w:name w:val="样式 140 10 磅"/>
    <w:next w:val="46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4110">
    <w:name w:val="样式 141 10 磅"/>
    <w:next w:val="47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4210">
    <w:name w:val="样式 142 10 磅"/>
    <w:next w:val="48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4310">
    <w:name w:val="样式 143 10 磅"/>
    <w:next w:val="4910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24910">
    <w:name w:val="样式 249 10 磅"/>
    <w:next w:val="2c"/>
    <w:pPr>
      <w:widowControl w:val="0"/>
      <w:jc w:val="both"/>
    </w:pPr>
    <w:rPr>
      <w:rFonts w:ascii="等线" w:eastAsia="等线" w:cs="Arial"/>
      <w:kern w:val="2"/>
      <w:sz w:val="21"/>
      <w:szCs w:val="22"/>
    </w:rPr>
  </w:style>
  <w:style w:type="paragraph" w:customStyle="1" w:styleId="11610">
    <w:name w:val="样式 116 10 磅"/>
    <w:pPr>
      <w:widowControl w:val="0"/>
      <w:tabs>
        <w:tab w:val="left" w:pos="839"/>
      </w:tabs>
      <w:ind w:left="839" w:hanging="419"/>
      <w:jc w:val="both"/>
    </w:pPr>
    <w:rPr>
      <w:rFonts w:ascii="宋体" w:eastAsia="宋体"/>
      <w:kern w:val="2"/>
      <w:sz w:val="21"/>
      <w:szCs w:val="21"/>
    </w:rPr>
  </w:style>
  <w:style w:type="paragraph" w:customStyle="1" w:styleId="11910">
    <w:name w:val="样式 119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2010">
    <w:name w:val="样式 120 10 磅"/>
    <w:pPr>
      <w:widowControl w:val="0"/>
      <w:tabs>
        <w:tab w:val="left" w:pos="839"/>
      </w:tabs>
      <w:ind w:left="839" w:hanging="419"/>
      <w:jc w:val="both"/>
    </w:pPr>
    <w:rPr>
      <w:rFonts w:ascii="宋体" w:eastAsia="宋体"/>
      <w:kern w:val="2"/>
      <w:sz w:val="21"/>
      <w:szCs w:val="21"/>
    </w:rPr>
  </w:style>
  <w:style w:type="paragraph" w:customStyle="1" w:styleId="12110">
    <w:name w:val="样式 121 10 磅"/>
    <w:pPr>
      <w:keepNext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12210">
    <w:name w:val="样式 122 10 磅"/>
    <w:pPr>
      <w:keepNext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12310">
    <w:name w:val="样式 123 10 磅"/>
    <w:pPr>
      <w:keepNext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12410">
    <w:name w:val="样式 124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2710">
    <w:name w:val="样式 127 10 磅"/>
    <w:pPr>
      <w:keepNext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sz w:val="21"/>
    </w:rPr>
  </w:style>
  <w:style w:type="paragraph" w:customStyle="1" w:styleId="13010">
    <w:name w:val="样式 130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3110">
    <w:name w:val="样式 131 10 磅"/>
    <w:pPr>
      <w:widowControl w:val="0"/>
      <w:tabs>
        <w:tab w:val="left" w:pos="839"/>
      </w:tabs>
      <w:ind w:left="839" w:hanging="419"/>
      <w:jc w:val="both"/>
    </w:pPr>
    <w:rPr>
      <w:rFonts w:ascii="宋体" w:eastAsia="宋体"/>
      <w:kern w:val="2"/>
      <w:sz w:val="21"/>
      <w:szCs w:val="21"/>
    </w:rPr>
  </w:style>
  <w:style w:type="paragraph" w:customStyle="1" w:styleId="13210">
    <w:name w:val="样式 132 10 磅"/>
    <w:pPr>
      <w:widowControl w:val="0"/>
      <w:numPr>
        <w:numId w:val="31"/>
      </w:numPr>
      <w:jc w:val="both"/>
    </w:pPr>
    <w:rPr>
      <w:rFonts w:ascii="宋体" w:eastAsia="宋体"/>
      <w:kern w:val="2"/>
      <w:sz w:val="21"/>
      <w:szCs w:val="21"/>
    </w:rPr>
  </w:style>
  <w:style w:type="paragraph" w:customStyle="1" w:styleId="13310">
    <w:name w:val="样式 133 10 磅"/>
    <w:pPr>
      <w:tabs>
        <w:tab w:val="center" w:pos="4201"/>
        <w:tab w:val="right" w:leader="dot" w:pos="9298"/>
      </w:tabs>
      <w:autoSpaceDE w:val="0"/>
      <w:autoSpaceDN w:val="0"/>
      <w:ind w:firstLineChars="200" w:firstLine="200"/>
      <w:jc w:val="both"/>
    </w:pPr>
    <w:rPr>
      <w:rFonts w:ascii="宋体" w:eastAsia="宋体"/>
      <w:sz w:val="21"/>
    </w:rPr>
  </w:style>
  <w:style w:type="paragraph" w:customStyle="1" w:styleId="13410">
    <w:name w:val="样式 134 10 磅"/>
    <w:pPr>
      <w:widowControl w:val="0"/>
      <w:numPr>
        <w:numId w:val="32"/>
      </w:numPr>
      <w:jc w:val="both"/>
    </w:pPr>
    <w:rPr>
      <w:rFonts w:ascii="宋体" w:eastAsia="宋体"/>
      <w:kern w:val="2"/>
      <w:sz w:val="21"/>
      <w:szCs w:val="21"/>
    </w:rPr>
  </w:style>
  <w:style w:type="character" w:customStyle="1" w:styleId="6Char">
    <w:name w:val="样式 6 小五 Char"/>
    <w:basedOn w:val="afe"/>
    <w:link w:val="61"/>
    <w:rPr>
      <w:rFonts w:ascii="Times New Roman" w:eastAsia="宋体" w:hAnsi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1130</Words>
  <Characters>6441</Characters>
  <Application>Microsoft Office Word</Application>
  <DocSecurity>0</DocSecurity>
  <Lines>53</Lines>
  <Paragraphs>15</Paragraphs>
  <ScaleCrop>false</ScaleCrop>
  <Company>zle</Company>
  <LinksUpToDate>false</LinksUpToDate>
  <CharactersWithSpaces>7556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creator>CNIS</dc:creator>
  <cp:lastModifiedBy>林震</cp:lastModifiedBy>
  <cp:revision>7</cp:revision>
  <cp:lastPrinted>2024-09-06T00:46:00Z</cp:lastPrinted>
  <dcterms:created xsi:type="dcterms:W3CDTF">2011-08-22T02:26:00Z</dcterms:created>
  <dcterms:modified xsi:type="dcterms:W3CDTF">2025-06-16T04:57:00Z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787084F8790B4FC7B9E773FF4F603CD4</vt:lpwstr>
  </property>
</Properties>
</file>